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28114872"/>
        <w:docPartObj>
          <w:docPartGallery w:val="Cover Pages"/>
          <w:docPartUnique/>
        </w:docPartObj>
      </w:sdtPr>
      <w:sdtEndPr/>
      <w:sdtContent>
        <w:p w14:paraId="70540B7E" w14:textId="4F75827B" w:rsidR="0034391A" w:rsidRDefault="0034391A" w:rsidP="00DE28DA">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4391A" w14:paraId="24376958" w14:textId="77777777">
            <w:sdt>
              <w:sdtPr>
                <w:rPr>
                  <w:color w:val="2F5496" w:themeColor="accent1" w:themeShade="BF"/>
                  <w:sz w:val="24"/>
                  <w:szCs w:val="24"/>
                </w:rPr>
                <w:alias w:val="Company"/>
                <w:id w:val="13406915"/>
                <w:placeholder>
                  <w:docPart w:val="35E41275016441CFA4F403C8E99F063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349E086" w14:textId="4DA7956F" w:rsidR="0034391A" w:rsidRDefault="007B7C63" w:rsidP="00DE28DA">
                    <w:pPr>
                      <w:pStyle w:val="NoSpacing"/>
                      <w:jc w:val="both"/>
                      <w:rPr>
                        <w:color w:val="2F5496" w:themeColor="accent1" w:themeShade="BF"/>
                        <w:sz w:val="24"/>
                      </w:rPr>
                    </w:pPr>
                    <w:r>
                      <w:rPr>
                        <w:color w:val="2F5496" w:themeColor="accent1" w:themeShade="BF"/>
                        <w:sz w:val="24"/>
                        <w:szCs w:val="24"/>
                      </w:rPr>
                      <w:t>Pick-a-Path</w:t>
                    </w:r>
                  </w:p>
                </w:tc>
              </w:sdtContent>
            </w:sdt>
          </w:tr>
          <w:tr w:rsidR="0034391A" w14:paraId="7EEC792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E2FE0C4BB6E24A2590FB34D752DCA319"/>
                  </w:placeholder>
                  <w:dataBinding w:prefixMappings="xmlns:ns0='http://schemas.openxmlformats.org/package/2006/metadata/core-properties' xmlns:ns1='http://purl.org/dc/elements/1.1/'" w:xpath="/ns0:coreProperties[1]/ns1:title[1]" w:storeItemID="{6C3C8BC8-F283-45AE-878A-BAB7291924A1}"/>
                  <w:text/>
                </w:sdtPr>
                <w:sdtEndPr/>
                <w:sdtContent>
                  <w:p w14:paraId="7CD127B0" w14:textId="3D9518C6" w:rsidR="0034391A" w:rsidRDefault="007B7C63" w:rsidP="00DE28DA">
                    <w:pPr>
                      <w:pStyle w:val="NoSpacing"/>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Design Document</w:t>
                    </w:r>
                  </w:p>
                </w:sdtContent>
              </w:sdt>
            </w:tc>
          </w:tr>
          <w:tr w:rsidR="0034391A" w14:paraId="4222FA53" w14:textId="77777777">
            <w:sdt>
              <w:sdtPr>
                <w:rPr>
                  <w:color w:val="2F5496" w:themeColor="accent1" w:themeShade="BF"/>
                  <w:sz w:val="24"/>
                  <w:szCs w:val="24"/>
                </w:rPr>
                <w:alias w:val="Subtitle"/>
                <w:id w:val="13406923"/>
                <w:placeholder>
                  <w:docPart w:val="3C8A58B4924D4989B993CE0AB026B95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0F0D4DD" w14:textId="300474F3" w:rsidR="0034391A" w:rsidRDefault="007B7C63" w:rsidP="00DE28DA">
                    <w:pPr>
                      <w:pStyle w:val="NoSpacing"/>
                      <w:jc w:val="both"/>
                      <w:rPr>
                        <w:color w:val="2F5496" w:themeColor="accent1" w:themeShade="BF"/>
                        <w:sz w:val="24"/>
                      </w:rPr>
                    </w:pPr>
                    <w:r>
                      <w:rPr>
                        <w:color w:val="2F5496" w:themeColor="accent1" w:themeShade="BF"/>
                        <w:sz w:val="24"/>
                        <w:szCs w:val="24"/>
                      </w:rPr>
                      <w:t xml:space="preserve">Olivia Langley, Lucia Ristea, James Erpenbeck, </w:t>
                    </w:r>
                    <w:r w:rsidR="00916C28">
                      <w:rPr>
                        <w:color w:val="2F5496" w:themeColor="accent1" w:themeShade="BF"/>
                        <w:sz w:val="24"/>
                        <w:szCs w:val="24"/>
                      </w:rPr>
                      <w:t>Logan Murphy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4391A" w:rsidRPr="00DC0A13" w14:paraId="2740D3F8" w14:textId="77777777">
            <w:tc>
              <w:tcPr>
                <w:tcW w:w="7221" w:type="dxa"/>
                <w:tcMar>
                  <w:top w:w="216" w:type="dxa"/>
                  <w:left w:w="115" w:type="dxa"/>
                  <w:bottom w:w="216" w:type="dxa"/>
                  <w:right w:w="115" w:type="dxa"/>
                </w:tcMar>
              </w:tcPr>
              <w:p w14:paraId="750DA35B" w14:textId="77777777" w:rsidR="0034391A" w:rsidRPr="00DC0A13" w:rsidRDefault="0034391A" w:rsidP="00DE28DA">
                <w:pPr>
                  <w:pStyle w:val="NoSpacing"/>
                  <w:jc w:val="both"/>
                  <w:rPr>
                    <w:color w:val="4472C4" w:themeColor="accent1"/>
                    <w:sz w:val="32"/>
                    <w:szCs w:val="32"/>
                  </w:rPr>
                </w:pPr>
              </w:p>
            </w:tc>
          </w:tr>
        </w:tbl>
        <w:p w14:paraId="223ECF21" w14:textId="441AA302" w:rsidR="00D96377" w:rsidRDefault="0034391A" w:rsidP="00DE28DA">
          <w:pPr>
            <w:pStyle w:val="ListParagraph"/>
            <w:numPr>
              <w:ilvl w:val="0"/>
              <w:numId w:val="3"/>
            </w:numPr>
            <w:jc w:val="both"/>
            <w:rPr>
              <w:sz w:val="32"/>
              <w:szCs w:val="32"/>
            </w:rPr>
          </w:pPr>
          <w:r w:rsidRPr="00DC0A13">
            <w:rPr>
              <w:sz w:val="32"/>
              <w:szCs w:val="32"/>
            </w:rPr>
            <w:br w:type="page"/>
          </w:r>
          <w:r w:rsidR="00D96377" w:rsidRPr="00DC0A13">
            <w:rPr>
              <w:sz w:val="32"/>
              <w:szCs w:val="32"/>
            </w:rPr>
            <w:lastRenderedPageBreak/>
            <w:t xml:space="preserve">Context </w:t>
          </w:r>
        </w:p>
        <w:p w14:paraId="4CEC5ACB" w14:textId="078C7F75" w:rsidR="006865EC" w:rsidRDefault="006865EC" w:rsidP="00DE28DA">
          <w:pPr>
            <w:jc w:val="both"/>
            <w:rPr>
              <w:sz w:val="32"/>
              <w:szCs w:val="32"/>
            </w:rPr>
          </w:pPr>
        </w:p>
        <w:p w14:paraId="25705962" w14:textId="77777777" w:rsidR="00FD2C2F" w:rsidRDefault="00FD2C2F" w:rsidP="00DE28DA">
          <w:pPr>
            <w:jc w:val="both"/>
            <w:rPr>
              <w:noProof/>
            </w:rPr>
          </w:pPr>
        </w:p>
        <w:p w14:paraId="3402553D" w14:textId="1C8B59D7" w:rsidR="006865EC" w:rsidRPr="000B2FA3" w:rsidRDefault="000B2FA3" w:rsidP="00DE28DA">
          <w:pPr>
            <w:ind w:left="360"/>
            <w:jc w:val="both"/>
            <w:rPr>
              <w:sz w:val="24"/>
              <w:szCs w:val="32"/>
            </w:rPr>
          </w:pPr>
          <w:r>
            <w:rPr>
              <w:sz w:val="24"/>
              <w:szCs w:val="32"/>
            </w:rPr>
            <w:t>Pick-</w:t>
          </w:r>
          <w:r w:rsidR="00FE66E7">
            <w:rPr>
              <w:sz w:val="24"/>
              <w:szCs w:val="32"/>
            </w:rPr>
            <w:t xml:space="preserve"> </w:t>
          </w:r>
          <w:r>
            <w:rPr>
              <w:sz w:val="24"/>
              <w:szCs w:val="32"/>
            </w:rPr>
            <w:t xml:space="preserve">a-Path will interact with users and </w:t>
          </w:r>
          <w:r w:rsidR="006D3756">
            <w:rPr>
              <w:sz w:val="24"/>
              <w:szCs w:val="32"/>
            </w:rPr>
            <w:t xml:space="preserve">files through </w:t>
          </w:r>
          <w:r w:rsidR="00B347AA">
            <w:rPr>
              <w:sz w:val="24"/>
              <w:szCs w:val="32"/>
            </w:rPr>
            <w:t>its</w:t>
          </w:r>
          <w:r w:rsidR="006D3756">
            <w:rPr>
              <w:sz w:val="24"/>
              <w:szCs w:val="32"/>
            </w:rPr>
            <w:t xml:space="preserve"> editor mode and player mode. In the editor mode, a user will be able to </w:t>
          </w:r>
          <w:r w:rsidR="00E83F4F">
            <w:rPr>
              <w:sz w:val="24"/>
              <w:szCs w:val="32"/>
            </w:rPr>
            <w:t>create their game by rearranging boxes as situations/scenarios, connecting those boxes by arrows</w:t>
          </w:r>
          <w:r w:rsidR="00C81378">
            <w:rPr>
              <w:sz w:val="24"/>
              <w:szCs w:val="32"/>
            </w:rPr>
            <w:t xml:space="preserve"> as choices, and Items attached to arrows</w:t>
          </w:r>
          <w:r w:rsidR="0099205E">
            <w:rPr>
              <w:sz w:val="24"/>
              <w:szCs w:val="32"/>
            </w:rPr>
            <w:t xml:space="preserve">. </w:t>
          </w:r>
          <w:ins w:id="0" w:author="Wittman, Barry" w:date="2019-02-22T16:31:00Z">
            <w:r w:rsidR="0022369C">
              <w:rPr>
                <w:sz w:val="24"/>
                <w:szCs w:val="32"/>
              </w:rPr>
              <w:t>The user’s progress will continuously save</w:t>
            </w:r>
          </w:ins>
          <w:del w:id="1" w:author="Wittman, Barry" w:date="2019-02-22T16:31:00Z">
            <w:r w:rsidR="0099205E" w:rsidDel="0022369C">
              <w:rPr>
                <w:sz w:val="24"/>
                <w:szCs w:val="32"/>
              </w:rPr>
              <w:delText>This will automatically save, in order to continuously save the users progress</w:delText>
            </w:r>
          </w:del>
          <w:r w:rsidR="0099205E">
            <w:rPr>
              <w:sz w:val="24"/>
              <w:szCs w:val="32"/>
            </w:rPr>
            <w:t xml:space="preserve">. </w:t>
          </w:r>
          <w:r w:rsidR="007269FA">
            <w:rPr>
              <w:sz w:val="24"/>
              <w:szCs w:val="32"/>
            </w:rPr>
            <w:t xml:space="preserve">After a </w:t>
          </w:r>
          <w:del w:id="2" w:author="Wittman, Barry" w:date="2019-02-22T16:32:00Z">
            <w:r w:rsidR="007269FA" w:rsidDel="0022369C">
              <w:rPr>
                <w:sz w:val="24"/>
                <w:szCs w:val="32"/>
              </w:rPr>
              <w:delText xml:space="preserve">file </w:delText>
            </w:r>
          </w:del>
          <w:ins w:id="3" w:author="Wittman, Barry" w:date="2019-02-22T16:32:00Z">
            <w:r w:rsidR="0022369C">
              <w:rPr>
                <w:sz w:val="24"/>
                <w:szCs w:val="32"/>
              </w:rPr>
              <w:t>scenario</w:t>
            </w:r>
            <w:r w:rsidR="0022369C">
              <w:rPr>
                <w:sz w:val="24"/>
                <w:szCs w:val="32"/>
              </w:rPr>
              <w:t xml:space="preserve"> </w:t>
            </w:r>
          </w:ins>
          <w:r w:rsidR="007269FA">
            <w:rPr>
              <w:sz w:val="24"/>
              <w:szCs w:val="32"/>
            </w:rPr>
            <w:t>is made</w:t>
          </w:r>
          <w:del w:id="4" w:author="Wittman, Barry" w:date="2019-02-22T16:32:00Z">
            <w:r w:rsidR="007269FA" w:rsidDel="0022369C">
              <w:rPr>
                <w:sz w:val="24"/>
                <w:szCs w:val="32"/>
              </w:rPr>
              <w:delText xml:space="preserve"> and saved</w:delText>
            </w:r>
          </w:del>
          <w:r w:rsidR="007269FA">
            <w:rPr>
              <w:sz w:val="24"/>
              <w:szCs w:val="32"/>
            </w:rPr>
            <w:t xml:space="preserve">, the user can </w:t>
          </w:r>
          <w:del w:id="5" w:author="Wittman, Barry" w:date="2019-02-22T16:32:00Z">
            <w:r w:rsidR="007269FA" w:rsidDel="0022369C">
              <w:rPr>
                <w:sz w:val="24"/>
                <w:szCs w:val="32"/>
              </w:rPr>
              <w:delText xml:space="preserve">then </w:delText>
            </w:r>
          </w:del>
          <w:r w:rsidR="007269FA">
            <w:rPr>
              <w:sz w:val="24"/>
              <w:szCs w:val="32"/>
            </w:rPr>
            <w:t>open it in</w:t>
          </w:r>
          <w:del w:id="6" w:author="Wittman, Barry" w:date="2019-02-22T16:32:00Z">
            <w:r w:rsidR="007269FA" w:rsidDel="0022369C">
              <w:rPr>
                <w:sz w:val="24"/>
                <w:szCs w:val="32"/>
              </w:rPr>
              <w:delText>to</w:delText>
            </w:r>
          </w:del>
          <w:r w:rsidR="007269FA">
            <w:rPr>
              <w:sz w:val="24"/>
              <w:szCs w:val="32"/>
            </w:rPr>
            <w:t xml:space="preserve"> player mode directly from editor </w:t>
          </w:r>
          <w:r w:rsidR="006B38CC">
            <w:rPr>
              <w:sz w:val="24"/>
              <w:szCs w:val="32"/>
            </w:rPr>
            <w:t>mode or</w:t>
          </w:r>
          <w:r w:rsidR="007269FA">
            <w:rPr>
              <w:sz w:val="24"/>
              <w:szCs w:val="32"/>
            </w:rPr>
            <w:t xml:space="preserve"> open the player mode separately t</w:t>
          </w:r>
          <w:r w:rsidR="00B85545">
            <w:rPr>
              <w:sz w:val="24"/>
              <w:szCs w:val="32"/>
            </w:rPr>
            <w:t>o play it.</w:t>
          </w:r>
          <w:r w:rsidR="0052520F">
            <w:rPr>
              <w:sz w:val="24"/>
              <w:szCs w:val="32"/>
            </w:rPr>
            <w:t xml:space="preserve"> Player mode will also automatically save your </w:t>
          </w:r>
          <w:r w:rsidR="006B38CC">
            <w:rPr>
              <w:sz w:val="24"/>
              <w:szCs w:val="32"/>
            </w:rPr>
            <w:t>progress,</w:t>
          </w:r>
          <w:r w:rsidR="0052520F">
            <w:rPr>
              <w:sz w:val="24"/>
              <w:szCs w:val="32"/>
            </w:rPr>
            <w:t xml:space="preserve"> </w:t>
          </w:r>
          <w:r w:rsidR="00184CAB">
            <w:rPr>
              <w:sz w:val="24"/>
              <w:szCs w:val="32"/>
            </w:rPr>
            <w:t xml:space="preserve">so you can </w:t>
          </w:r>
          <w:r w:rsidR="005D545C">
            <w:rPr>
              <w:sz w:val="24"/>
              <w:szCs w:val="32"/>
            </w:rPr>
            <w:t xml:space="preserve">stop playing and come back to that point. </w:t>
          </w:r>
          <w:r w:rsidR="006B38CC">
            <w:rPr>
              <w:sz w:val="24"/>
              <w:szCs w:val="32"/>
            </w:rPr>
            <w:t xml:space="preserve">This is also shown in the diagram below. </w:t>
          </w:r>
        </w:p>
        <w:p w14:paraId="5DA70607" w14:textId="29C03DEB" w:rsidR="00FD2C2F" w:rsidRDefault="00FD2C2F" w:rsidP="00DE28DA">
          <w:pPr>
            <w:jc w:val="both"/>
            <w:rPr>
              <w:sz w:val="32"/>
              <w:szCs w:val="32"/>
            </w:rPr>
          </w:pPr>
        </w:p>
        <w:p w14:paraId="4F141C77" w14:textId="0940A009" w:rsidR="00FD2C2F" w:rsidRDefault="00FD2C2F" w:rsidP="00DE28DA">
          <w:pPr>
            <w:jc w:val="both"/>
            <w:rPr>
              <w:sz w:val="32"/>
              <w:szCs w:val="32"/>
            </w:rPr>
          </w:pPr>
        </w:p>
        <w:p w14:paraId="54C7E8AE" w14:textId="6F6154A1" w:rsidR="00FD2C2F" w:rsidRPr="006865EC" w:rsidRDefault="00FD2C2F" w:rsidP="00DE28DA">
          <w:pPr>
            <w:jc w:val="both"/>
            <w:rPr>
              <w:sz w:val="32"/>
              <w:szCs w:val="32"/>
            </w:rPr>
          </w:pPr>
        </w:p>
        <w:p w14:paraId="4FB31154" w14:textId="0F483BF6" w:rsidR="00A6487F" w:rsidRDefault="00FD2C2F" w:rsidP="00DE28DA">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6DF3BF23" wp14:editId="1065A772">
                    <wp:simplePos x="0" y="0"/>
                    <wp:positionH relativeFrom="margin">
                      <wp:align>center</wp:align>
                    </wp:positionH>
                    <wp:positionV relativeFrom="paragraph">
                      <wp:posOffset>79693</wp:posOffset>
                    </wp:positionV>
                    <wp:extent cx="6415088" cy="3314700"/>
                    <wp:effectExtent l="0" t="0" r="5080" b="0"/>
                    <wp:wrapNone/>
                    <wp:docPr id="2" name="Text Box 2"/>
                    <wp:cNvGraphicFramePr/>
                    <a:graphic xmlns:a="http://schemas.openxmlformats.org/drawingml/2006/main">
                      <a:graphicData uri="http://schemas.microsoft.com/office/word/2010/wordprocessingShape">
                        <wps:wsp>
                          <wps:cNvSpPr txBox="1"/>
                          <wps:spPr>
                            <a:xfrm>
                              <a:off x="0" y="0"/>
                              <a:ext cx="6415088" cy="3314700"/>
                            </a:xfrm>
                            <a:prstGeom prst="rect">
                              <a:avLst/>
                            </a:prstGeom>
                            <a:solidFill>
                              <a:schemeClr val="lt1"/>
                            </a:solidFill>
                            <a:ln w="6350">
                              <a:noFill/>
                            </a:ln>
                          </wps:spPr>
                          <wps:txbx>
                            <w:txbxContent>
                              <w:p w14:paraId="52177266" w14:textId="15A2D4AF" w:rsidR="00FD2C2F" w:rsidRDefault="00FD2C2F">
                                <w:r>
                                  <w:rPr>
                                    <w:noProof/>
                                  </w:rPr>
                                  <w:drawing>
                                    <wp:inline distT="0" distB="0" distL="0" distR="0" wp14:anchorId="22C5FEC4" wp14:editId="12090A20">
                                      <wp:extent cx="6266541" cy="316706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47" t="22720" r="51923" b="43750"/>
                                              <a:stretch/>
                                            </pic:blipFill>
                                            <pic:spPr bwMode="auto">
                                              <a:xfrm>
                                                <a:off x="0" y="0"/>
                                                <a:ext cx="6282985" cy="31753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DF3BF23" id="_x0000_t202" coordsize="21600,21600" o:spt="202" path="m,l,21600r21600,l21600,xe">
                    <v:stroke joinstyle="miter"/>
                    <v:path gradientshapeok="t" o:connecttype="rect"/>
                  </v:shapetype>
                  <v:shape id="Text Box 2" o:spid="_x0000_s1026" type="#_x0000_t202" style="position:absolute;left:0;text-align:left;margin-left:0;margin-top:6.3pt;width:505.15pt;height:26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" fillcolor="white [3201]" stroked="f" strokeweight=".5pt">
                    <v:textbox>
                      <w:txbxContent>
                        <w:p w14:paraId="52177266" w14:textId="15A2D4AF" w:rsidR="00FD2C2F" w:rsidRDefault="00FD2C2F">
                          <w:r>
                            <w:rPr>
                              <w:noProof/>
                            </w:rPr>
                            <w:drawing>
                              <wp:inline distT="0" distB="0" distL="0" distR="0" wp14:anchorId="22C5FEC4" wp14:editId="12090A20">
                                <wp:extent cx="6266541" cy="316706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47" t="22720" r="51923" b="43750"/>
                                        <a:stretch/>
                                      </pic:blipFill>
                                      <pic:spPr bwMode="auto">
                                        <a:xfrm>
                                          <a:off x="0" y="0"/>
                                          <a:ext cx="6282985" cy="317537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A6487F">
            <w:rPr>
              <w:sz w:val="32"/>
              <w:szCs w:val="32"/>
            </w:rPr>
            <w:br w:type="page"/>
          </w:r>
        </w:p>
        <w:p w14:paraId="149AF0F6" w14:textId="2EEAA103" w:rsidR="00DC0A13" w:rsidRDefault="00DC0A13" w:rsidP="00DE28DA">
          <w:pPr>
            <w:pStyle w:val="ListParagraph"/>
            <w:numPr>
              <w:ilvl w:val="0"/>
              <w:numId w:val="3"/>
            </w:numPr>
            <w:jc w:val="both"/>
            <w:rPr>
              <w:sz w:val="32"/>
              <w:szCs w:val="32"/>
            </w:rPr>
          </w:pPr>
          <w:r>
            <w:rPr>
              <w:sz w:val="32"/>
              <w:szCs w:val="32"/>
            </w:rPr>
            <w:lastRenderedPageBreak/>
            <w:t>System Architecture</w:t>
          </w:r>
        </w:p>
        <w:p w14:paraId="4A3E04E4" w14:textId="77777777" w:rsidR="00DB7918" w:rsidRDefault="00DB7918" w:rsidP="00DE28DA">
          <w:pPr>
            <w:ind w:left="360"/>
            <w:jc w:val="both"/>
            <w:rPr>
              <w:rFonts w:eastAsia="Times New Roman"/>
              <w:color w:val="000000"/>
              <w:sz w:val="24"/>
              <w:szCs w:val="24"/>
            </w:rPr>
          </w:pPr>
        </w:p>
        <w:p w14:paraId="080A4C2E" w14:textId="77777777" w:rsidR="00DB7918" w:rsidRDefault="00DB7918" w:rsidP="00DE28DA">
          <w:pPr>
            <w:ind w:left="360"/>
            <w:jc w:val="both"/>
            <w:rPr>
              <w:rFonts w:eastAsia="Times New Roman"/>
              <w:color w:val="000000"/>
              <w:sz w:val="24"/>
              <w:szCs w:val="24"/>
            </w:rPr>
          </w:pPr>
        </w:p>
        <w:p w14:paraId="45F44D60" w14:textId="4FAFB7F8" w:rsidR="00DB7918" w:rsidRPr="00DB7918" w:rsidRDefault="00DB7918" w:rsidP="00DE28DA">
          <w:pPr>
            <w:ind w:left="360"/>
            <w:jc w:val="both"/>
            <w:rPr>
              <w:rFonts w:eastAsia="Times New Roman"/>
              <w:color w:val="000000"/>
              <w:sz w:val="24"/>
              <w:szCs w:val="24"/>
            </w:rPr>
          </w:pPr>
          <w:r w:rsidRPr="00DB7918">
            <w:rPr>
              <w:rFonts w:eastAsia="Times New Roman"/>
              <w:color w:val="000000"/>
              <w:sz w:val="24"/>
              <w:szCs w:val="24"/>
            </w:rPr>
            <w:t xml:space="preserve">Our </w:t>
          </w:r>
          <w:del w:id="7" w:author="Wittman, Barry" w:date="2019-02-22T16:34:00Z">
            <w:r w:rsidRPr="00DB7918" w:rsidDel="00C76644">
              <w:rPr>
                <w:rFonts w:eastAsia="Times New Roman"/>
                <w:color w:val="000000"/>
                <w:sz w:val="24"/>
                <w:szCs w:val="24"/>
              </w:rPr>
              <w:delText xml:space="preserve">model </w:delText>
            </w:r>
          </w:del>
          <w:ins w:id="8" w:author="Wittman, Barry" w:date="2019-02-22T16:34:00Z">
            <w:r w:rsidR="00C76644" w:rsidRPr="00DB7918">
              <w:rPr>
                <w:rFonts w:eastAsia="Times New Roman"/>
                <w:color w:val="000000"/>
                <w:sz w:val="24"/>
                <w:szCs w:val="24"/>
              </w:rPr>
              <w:t>model</w:t>
            </w:r>
            <w:r w:rsidR="00C76644">
              <w:rPr>
                <w:rFonts w:eastAsia="Times New Roman"/>
                <w:color w:val="000000"/>
                <w:sz w:val="24"/>
                <w:szCs w:val="24"/>
              </w:rPr>
              <w:t>-</w:t>
            </w:r>
          </w:ins>
          <w:del w:id="9" w:author="Wittman, Barry" w:date="2019-02-22T16:35:00Z">
            <w:r w:rsidRPr="00DB7918" w:rsidDel="00C76644">
              <w:rPr>
                <w:rFonts w:eastAsia="Times New Roman"/>
                <w:color w:val="000000"/>
                <w:sz w:val="24"/>
                <w:szCs w:val="24"/>
              </w:rPr>
              <w:delText xml:space="preserve">view </w:delText>
            </w:r>
          </w:del>
          <w:ins w:id="10" w:author="Wittman, Barry" w:date="2019-02-22T16:35:00Z">
            <w:r w:rsidR="00C76644" w:rsidRPr="00DB7918">
              <w:rPr>
                <w:rFonts w:eastAsia="Times New Roman"/>
                <w:color w:val="000000"/>
                <w:sz w:val="24"/>
                <w:szCs w:val="24"/>
              </w:rPr>
              <w:t>view</w:t>
            </w:r>
            <w:r w:rsidR="00C76644">
              <w:rPr>
                <w:rFonts w:eastAsia="Times New Roman"/>
                <w:color w:val="000000"/>
                <w:sz w:val="24"/>
                <w:szCs w:val="24"/>
              </w:rPr>
              <w:t>-</w:t>
            </w:r>
          </w:ins>
          <w:r w:rsidRPr="00DB7918">
            <w:rPr>
              <w:rFonts w:eastAsia="Times New Roman"/>
              <w:color w:val="000000"/>
              <w:sz w:val="24"/>
              <w:szCs w:val="24"/>
            </w:rPr>
            <w:t xml:space="preserve">controller </w:t>
          </w:r>
          <w:ins w:id="11" w:author="Wittman, Barry" w:date="2019-02-22T16:34:00Z">
            <w:r w:rsidR="00C76644">
              <w:rPr>
                <w:rFonts w:eastAsia="Times New Roman"/>
                <w:color w:val="000000"/>
                <w:sz w:val="24"/>
                <w:szCs w:val="24"/>
              </w:rPr>
              <w:t xml:space="preserve">architecture </w:t>
            </w:r>
          </w:ins>
          <w:commentRangeStart w:id="12"/>
          <w:r w:rsidRPr="00DB7918">
            <w:rPr>
              <w:rFonts w:eastAsia="Times New Roman"/>
              <w:color w:val="000000"/>
              <w:sz w:val="24"/>
              <w:szCs w:val="24"/>
            </w:rPr>
            <w:t xml:space="preserve">outlines </w:t>
          </w:r>
          <w:commentRangeEnd w:id="12"/>
          <w:r w:rsidR="00C76644">
            <w:rPr>
              <w:rStyle w:val="CommentReference"/>
            </w:rPr>
            <w:commentReference w:id="12"/>
          </w:r>
          <w:r w:rsidRPr="00DB7918">
            <w:rPr>
              <w:rFonts w:eastAsia="Times New Roman"/>
              <w:color w:val="000000"/>
              <w:sz w:val="24"/>
              <w:szCs w:val="24"/>
            </w:rPr>
            <w:t>the components of our three systems, the editor mode, the player mode, and the command prompt.  The editor mode is colored blue, the player mode is colored orange, and the command prompt view is green.  The models manage the data of the application and their behaviors.  The view outlines the user interface and what user interface is being viewed in each mode.  The controller manages the flow of information and receives user input and output to perform the correct actions.  This MVC outlines the flow of information and how the components interact within Pick-a-Path.</w:t>
          </w:r>
        </w:p>
        <w:p w14:paraId="7A2FB013" w14:textId="26DF0292" w:rsidR="006865EC" w:rsidRPr="00DB7918" w:rsidRDefault="006865EC" w:rsidP="00DE28DA">
          <w:pPr>
            <w:ind w:left="360"/>
            <w:jc w:val="both"/>
            <w:rPr>
              <w:sz w:val="24"/>
              <w:szCs w:val="24"/>
            </w:rPr>
          </w:pPr>
        </w:p>
        <w:p w14:paraId="5472685D" w14:textId="2B2E3A31" w:rsidR="006865EC" w:rsidRDefault="006865EC" w:rsidP="00DE28DA">
          <w:pPr>
            <w:jc w:val="both"/>
            <w:rPr>
              <w:sz w:val="32"/>
              <w:szCs w:val="32"/>
            </w:rPr>
          </w:pPr>
        </w:p>
        <w:p w14:paraId="7A2FED5F" w14:textId="4B16542E" w:rsidR="00DB7918" w:rsidRPr="006865EC" w:rsidRDefault="00DB7918" w:rsidP="00DE28DA">
          <w:pPr>
            <w:jc w:val="both"/>
            <w:rPr>
              <w:sz w:val="32"/>
              <w:szCs w:val="32"/>
            </w:rPr>
          </w:pPr>
        </w:p>
        <w:p w14:paraId="338196AD" w14:textId="277B21B3" w:rsidR="00A6487F" w:rsidRDefault="007B6DDF" w:rsidP="00DE28DA">
          <w:pPr>
            <w:jc w:val="both"/>
            <w:rPr>
              <w:sz w:val="32"/>
              <w:szCs w:val="32"/>
            </w:rPr>
          </w:pPr>
          <w:r>
            <w:rPr>
              <w:noProof/>
              <w:sz w:val="32"/>
              <w:szCs w:val="32"/>
            </w:rPr>
            <mc:AlternateContent>
              <mc:Choice Requires="wps">
                <w:drawing>
                  <wp:anchor distT="0" distB="0" distL="114300" distR="114300" simplePos="0" relativeHeight="251661312" behindDoc="0" locked="0" layoutInCell="1" allowOverlap="1" wp14:anchorId="26E87AA7" wp14:editId="39C896D6">
                    <wp:simplePos x="0" y="0"/>
                    <wp:positionH relativeFrom="margin">
                      <wp:align>center</wp:align>
                    </wp:positionH>
                    <wp:positionV relativeFrom="paragraph">
                      <wp:posOffset>226060</wp:posOffset>
                    </wp:positionV>
                    <wp:extent cx="6357937" cy="3952875"/>
                    <wp:effectExtent l="0" t="0" r="5080" b="9525"/>
                    <wp:wrapNone/>
                    <wp:docPr id="6" name="Text Box 6"/>
                    <wp:cNvGraphicFramePr/>
                    <a:graphic xmlns:a="http://schemas.openxmlformats.org/drawingml/2006/main">
                      <a:graphicData uri="http://schemas.microsoft.com/office/word/2010/wordprocessingShape">
                        <wps:wsp>
                          <wps:cNvSpPr txBox="1"/>
                          <wps:spPr>
                            <a:xfrm>
                              <a:off x="0" y="0"/>
                              <a:ext cx="6357937" cy="3952875"/>
                            </a:xfrm>
                            <a:prstGeom prst="rect">
                              <a:avLst/>
                            </a:prstGeom>
                            <a:solidFill>
                              <a:schemeClr val="lt1"/>
                            </a:solidFill>
                            <a:ln w="6350">
                              <a:noFill/>
                            </a:ln>
                          </wps:spPr>
                          <wps:txbx>
                            <w:txbxContent>
                              <w:p w14:paraId="5423A36D" w14:textId="244654C2" w:rsidR="007B6DDF" w:rsidRDefault="007B6DDF">
                                <w:r>
                                  <w:rPr>
                                    <w:noProof/>
                                  </w:rPr>
                                  <w:drawing>
                                    <wp:inline distT="0" distB="0" distL="0" distR="0" wp14:anchorId="5C8DA980" wp14:editId="32492C12">
                                      <wp:extent cx="6196260" cy="3471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1190" cy="34802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E87AA7" id="Text Box 6" o:spid="_x0000_s1027" type="#_x0000_t202" style="position:absolute;left:0;text-align:left;margin-left:0;margin-top:17.8pt;width:500.6pt;height:31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" fillcolor="white [3201]" stroked="f" strokeweight=".5pt">
                    <v:textbox>
                      <w:txbxContent>
                        <w:p w14:paraId="5423A36D" w14:textId="244654C2" w:rsidR="007B6DDF" w:rsidRDefault="007B6DDF">
                          <w:r>
                            <w:rPr>
                              <w:noProof/>
                            </w:rPr>
                            <w:drawing>
                              <wp:inline distT="0" distB="0" distL="0" distR="0" wp14:anchorId="5C8DA980" wp14:editId="32492C12">
                                <wp:extent cx="6196260" cy="3471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1190" cy="3480228"/>
                                        </a:xfrm>
                                        <a:prstGeom prst="rect">
                                          <a:avLst/>
                                        </a:prstGeom>
                                        <a:noFill/>
                                        <a:ln>
                                          <a:noFill/>
                                        </a:ln>
                                      </pic:spPr>
                                    </pic:pic>
                                  </a:graphicData>
                                </a:graphic>
                              </wp:inline>
                            </w:drawing>
                          </w:r>
                        </w:p>
                      </w:txbxContent>
                    </v:textbox>
                    <w10:wrap anchorx="margin"/>
                  </v:shape>
                </w:pict>
              </mc:Fallback>
            </mc:AlternateContent>
          </w:r>
          <w:r w:rsidR="00A6487F">
            <w:rPr>
              <w:sz w:val="32"/>
              <w:szCs w:val="32"/>
            </w:rPr>
            <w:br w:type="page"/>
          </w:r>
        </w:p>
        <w:p w14:paraId="324DC503" w14:textId="361B18A6" w:rsidR="00DC0A13" w:rsidRDefault="00DC0A13" w:rsidP="00DE28DA">
          <w:pPr>
            <w:pStyle w:val="ListParagraph"/>
            <w:numPr>
              <w:ilvl w:val="0"/>
              <w:numId w:val="3"/>
            </w:numPr>
            <w:jc w:val="both"/>
            <w:rPr>
              <w:sz w:val="32"/>
              <w:szCs w:val="32"/>
            </w:rPr>
          </w:pPr>
          <w:r>
            <w:rPr>
              <w:sz w:val="32"/>
              <w:szCs w:val="32"/>
            </w:rPr>
            <w:lastRenderedPageBreak/>
            <w:t>Class Diagram</w:t>
          </w:r>
        </w:p>
        <w:p w14:paraId="488D58D1" w14:textId="7980D9DA" w:rsidR="006865EC" w:rsidRDefault="006865EC" w:rsidP="00DE28DA">
          <w:pPr>
            <w:jc w:val="both"/>
            <w:rPr>
              <w:sz w:val="32"/>
              <w:szCs w:val="32"/>
            </w:rPr>
          </w:pPr>
        </w:p>
        <w:p w14:paraId="5F327CCD" w14:textId="77777777" w:rsidR="006865EC" w:rsidRPr="006865EC" w:rsidRDefault="006865EC" w:rsidP="00DE28DA">
          <w:pPr>
            <w:jc w:val="both"/>
            <w:rPr>
              <w:sz w:val="32"/>
              <w:szCs w:val="32"/>
            </w:rPr>
          </w:pPr>
        </w:p>
        <w:p w14:paraId="3D83039D" w14:textId="565C20C8" w:rsidR="00A6487F" w:rsidRDefault="002006EC" w:rsidP="00DE28DA">
          <w:pPr>
            <w:jc w:val="both"/>
            <w:rPr>
              <w:sz w:val="32"/>
              <w:szCs w:val="32"/>
            </w:rPr>
          </w:pPr>
          <w:r>
            <w:rPr>
              <w:noProof/>
              <w:sz w:val="32"/>
              <w:szCs w:val="32"/>
            </w:rPr>
            <mc:AlternateContent>
              <mc:Choice Requires="wps">
                <w:drawing>
                  <wp:anchor distT="0" distB="0" distL="114300" distR="114300" simplePos="0" relativeHeight="251660288" behindDoc="0" locked="0" layoutInCell="1" allowOverlap="1" wp14:anchorId="27626FBA" wp14:editId="1D2A2F80">
                    <wp:simplePos x="0" y="0"/>
                    <wp:positionH relativeFrom="margin">
                      <wp:align>center</wp:align>
                    </wp:positionH>
                    <wp:positionV relativeFrom="paragraph">
                      <wp:posOffset>172720</wp:posOffset>
                    </wp:positionV>
                    <wp:extent cx="6819900" cy="4195762"/>
                    <wp:effectExtent l="0" t="0" r="0" b="0"/>
                    <wp:wrapNone/>
                    <wp:docPr id="3" name="Text Box 3"/>
                    <wp:cNvGraphicFramePr/>
                    <a:graphic xmlns:a="http://schemas.openxmlformats.org/drawingml/2006/main">
                      <a:graphicData uri="http://schemas.microsoft.com/office/word/2010/wordprocessingShape">
                        <wps:wsp>
                          <wps:cNvSpPr txBox="1"/>
                          <wps:spPr>
                            <a:xfrm>
                              <a:off x="0" y="0"/>
                              <a:ext cx="6819900" cy="4195762"/>
                            </a:xfrm>
                            <a:prstGeom prst="rect">
                              <a:avLst/>
                            </a:prstGeom>
                            <a:solidFill>
                              <a:schemeClr val="lt1"/>
                            </a:solidFill>
                            <a:ln w="6350">
                              <a:noFill/>
                            </a:ln>
                          </wps:spPr>
                          <wps:txbx>
                            <w:txbxContent>
                              <w:p w14:paraId="5D321894" w14:textId="31201403" w:rsidR="002006EC" w:rsidRDefault="00E4476E">
                                <w:r>
                                  <w:rPr>
                                    <w:noProof/>
                                  </w:rPr>
                                  <w:drawing>
                                    <wp:inline distT="0" distB="0" distL="0" distR="0" wp14:anchorId="36AC9773" wp14:editId="55DD7D88">
                                      <wp:extent cx="6724650" cy="415054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20" t="14482" r="57538" b="42130"/>
                                              <a:stretch/>
                                            </pic:blipFill>
                                            <pic:spPr bwMode="auto">
                                              <a:xfrm>
                                                <a:off x="0" y="0"/>
                                                <a:ext cx="6760142" cy="417245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626FBA" id="Text Box 3" o:spid="_x0000_s1028" type="#_x0000_t202" style="position:absolute;left:0;text-align:left;margin-left:0;margin-top:13.6pt;width:537pt;height:330.3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" fillcolor="white [3201]" stroked="f" strokeweight=".5pt">
                    <v:textbox>
                      <w:txbxContent>
                        <w:p w14:paraId="5D321894" w14:textId="31201403" w:rsidR="002006EC" w:rsidRDefault="00E4476E">
                          <w:r>
                            <w:rPr>
                              <w:noProof/>
                            </w:rPr>
                            <w:drawing>
                              <wp:inline distT="0" distB="0" distL="0" distR="0" wp14:anchorId="36AC9773" wp14:editId="55DD7D88">
                                <wp:extent cx="6724650" cy="415054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0" t="14482" r="57538" b="42130"/>
                                        <a:stretch/>
                                      </pic:blipFill>
                                      <pic:spPr bwMode="auto">
                                        <a:xfrm>
                                          <a:off x="0" y="0"/>
                                          <a:ext cx="6760142" cy="417245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A6487F">
            <w:rPr>
              <w:sz w:val="32"/>
              <w:szCs w:val="32"/>
            </w:rPr>
            <w:br w:type="page"/>
          </w:r>
        </w:p>
        <w:p w14:paraId="6A25B834" w14:textId="6FA90067" w:rsidR="006865EC" w:rsidRPr="003314B6" w:rsidRDefault="00DC0A13" w:rsidP="00DE28DA">
          <w:pPr>
            <w:pStyle w:val="ListParagraph"/>
            <w:numPr>
              <w:ilvl w:val="0"/>
              <w:numId w:val="3"/>
            </w:numPr>
            <w:jc w:val="both"/>
            <w:rPr>
              <w:sz w:val="32"/>
              <w:szCs w:val="32"/>
            </w:rPr>
          </w:pPr>
          <w:r>
            <w:rPr>
              <w:sz w:val="32"/>
              <w:szCs w:val="32"/>
            </w:rPr>
            <w:lastRenderedPageBreak/>
            <w:t>Design Models</w:t>
          </w:r>
        </w:p>
        <w:p w14:paraId="1543CEDE" w14:textId="0B9BFDB4" w:rsidR="00DC0A13" w:rsidRDefault="00DC0A13" w:rsidP="00DE28DA">
          <w:pPr>
            <w:pStyle w:val="ListParagraph"/>
            <w:numPr>
              <w:ilvl w:val="1"/>
              <w:numId w:val="3"/>
            </w:numPr>
            <w:jc w:val="both"/>
            <w:rPr>
              <w:sz w:val="32"/>
              <w:szCs w:val="32"/>
            </w:rPr>
          </w:pPr>
          <w:r>
            <w:rPr>
              <w:sz w:val="32"/>
              <w:szCs w:val="32"/>
            </w:rPr>
            <w:t>State Diagram</w:t>
          </w:r>
        </w:p>
        <w:p w14:paraId="7A608887" w14:textId="10584CD4" w:rsidR="006865EC" w:rsidRDefault="004709F2" w:rsidP="00DE28DA">
          <w:pPr>
            <w:jc w:val="both"/>
            <w:rPr>
              <w:sz w:val="32"/>
              <w:szCs w:val="32"/>
            </w:rPr>
          </w:pPr>
          <w:r>
            <w:rPr>
              <w:noProof/>
              <w:sz w:val="32"/>
              <w:szCs w:val="32"/>
            </w:rPr>
            <mc:AlternateContent>
              <mc:Choice Requires="wps">
                <w:drawing>
                  <wp:anchor distT="0" distB="0" distL="114300" distR="114300" simplePos="0" relativeHeight="251662336" behindDoc="0" locked="0" layoutInCell="1" allowOverlap="1" wp14:anchorId="223D183E" wp14:editId="52895E95">
                    <wp:simplePos x="0" y="0"/>
                    <wp:positionH relativeFrom="margin">
                      <wp:align>center</wp:align>
                    </wp:positionH>
                    <wp:positionV relativeFrom="paragraph">
                      <wp:posOffset>82232</wp:posOffset>
                    </wp:positionV>
                    <wp:extent cx="6229350" cy="300513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6229350" cy="3005137"/>
                            </a:xfrm>
                            <a:prstGeom prst="rect">
                              <a:avLst/>
                            </a:prstGeom>
                            <a:solidFill>
                              <a:schemeClr val="lt1"/>
                            </a:solidFill>
                            <a:ln w="6350">
                              <a:noFill/>
                            </a:ln>
                          </wps:spPr>
                          <wps:txbx>
                            <w:txbxContent>
                              <w:p w14:paraId="7E786E30" w14:textId="1E8F80A1" w:rsidR="00ED2D38" w:rsidRDefault="003314B6">
                                <w:r>
                                  <w:rPr>
                                    <w:noProof/>
                                  </w:rPr>
                                  <w:drawing>
                                    <wp:inline distT="0" distB="0" distL="0" distR="0" wp14:anchorId="6EA6C275" wp14:editId="45041FEC">
                                      <wp:extent cx="6040120" cy="2601438"/>
                                      <wp:effectExtent l="0" t="0" r="0" b="8890"/>
                                      <wp:docPr id="12" name="Picture 12" descr="https://trello-attachments.s3.amazonaws.com/5bad04f4c4c3ed880d6ec04e/5c59a3da79ab6e66011b619b/fb8cb230c3d89c789e92a6b50d011a37/comp_4100_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rello-attachments.s3.amazonaws.com/5bad04f4c4c3ed880d6ec04e/5c59a3da79ab6e66011b619b/fb8cb230c3d89c789e92a6b50d011a37/comp_4100_state_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120" cy="260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3D183E" id="Text Box 8" o:spid="_x0000_s1029" type="#_x0000_t202" style="position:absolute;left:0;text-align:left;margin-left:0;margin-top:6.45pt;width:490.5pt;height:236.6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" fillcolor="white [3201]" stroked="f" strokeweight=".5pt">
                    <v:textbox>
                      <w:txbxContent>
                        <w:p w14:paraId="7E786E30" w14:textId="1E8F80A1" w:rsidR="00ED2D38" w:rsidRDefault="003314B6">
                          <w:r>
                            <w:rPr>
                              <w:noProof/>
                            </w:rPr>
                            <w:drawing>
                              <wp:inline distT="0" distB="0" distL="0" distR="0" wp14:anchorId="6EA6C275" wp14:editId="45041FEC">
                                <wp:extent cx="6040120" cy="2601438"/>
                                <wp:effectExtent l="0" t="0" r="0" b="8890"/>
                                <wp:docPr id="12" name="Picture 12" descr="https://trello-attachments.s3.amazonaws.com/5bad04f4c4c3ed880d6ec04e/5c59a3da79ab6e66011b619b/fb8cb230c3d89c789e92a6b50d011a37/comp_4100_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rello-attachments.s3.amazonaws.com/5bad04f4c4c3ed880d6ec04e/5c59a3da79ab6e66011b619b/fb8cb230c3d89c789e92a6b50d011a37/comp_4100_state_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120" cy="2601438"/>
                                        </a:xfrm>
                                        <a:prstGeom prst="rect">
                                          <a:avLst/>
                                        </a:prstGeom>
                                        <a:noFill/>
                                        <a:ln>
                                          <a:noFill/>
                                        </a:ln>
                                      </pic:spPr>
                                    </pic:pic>
                                  </a:graphicData>
                                </a:graphic>
                              </wp:inline>
                            </w:drawing>
                          </w:r>
                        </w:p>
                      </w:txbxContent>
                    </v:textbox>
                    <w10:wrap anchorx="margin"/>
                  </v:shape>
                </w:pict>
              </mc:Fallback>
            </mc:AlternateContent>
          </w:r>
        </w:p>
        <w:p w14:paraId="7E35BE60" w14:textId="3088EF7D" w:rsidR="006865EC" w:rsidRDefault="006865EC" w:rsidP="00DE28DA">
          <w:pPr>
            <w:jc w:val="both"/>
            <w:rPr>
              <w:sz w:val="32"/>
              <w:szCs w:val="32"/>
            </w:rPr>
          </w:pPr>
        </w:p>
        <w:p w14:paraId="0CBF8F7F" w14:textId="12FC9BED" w:rsidR="006865EC" w:rsidRDefault="006865EC" w:rsidP="00DE28DA">
          <w:pPr>
            <w:jc w:val="both"/>
            <w:rPr>
              <w:sz w:val="32"/>
              <w:szCs w:val="32"/>
            </w:rPr>
          </w:pPr>
        </w:p>
        <w:p w14:paraId="7FF67FD4" w14:textId="2E92D2B7" w:rsidR="004C4292" w:rsidRDefault="004C4292" w:rsidP="00DE28DA">
          <w:pPr>
            <w:jc w:val="both"/>
            <w:rPr>
              <w:sz w:val="32"/>
              <w:szCs w:val="32"/>
            </w:rPr>
          </w:pPr>
        </w:p>
        <w:p w14:paraId="51AA8322" w14:textId="1575823A" w:rsidR="004C4292" w:rsidRDefault="004C4292" w:rsidP="00DE28DA">
          <w:pPr>
            <w:jc w:val="both"/>
            <w:rPr>
              <w:sz w:val="32"/>
              <w:szCs w:val="32"/>
            </w:rPr>
          </w:pPr>
        </w:p>
        <w:p w14:paraId="58119A80" w14:textId="3660F984" w:rsidR="004C4292" w:rsidRDefault="004C4292" w:rsidP="00DE28DA">
          <w:pPr>
            <w:jc w:val="both"/>
            <w:rPr>
              <w:sz w:val="32"/>
              <w:szCs w:val="32"/>
            </w:rPr>
          </w:pPr>
        </w:p>
        <w:p w14:paraId="41510EB3" w14:textId="5DADC962" w:rsidR="004C4292" w:rsidRDefault="004C4292" w:rsidP="00DE28DA">
          <w:pPr>
            <w:jc w:val="both"/>
            <w:rPr>
              <w:sz w:val="32"/>
              <w:szCs w:val="32"/>
            </w:rPr>
          </w:pPr>
        </w:p>
        <w:p w14:paraId="3D8E2E57" w14:textId="375FE569" w:rsidR="006865EC" w:rsidRDefault="006865EC" w:rsidP="00DE28DA">
          <w:pPr>
            <w:jc w:val="both"/>
            <w:rPr>
              <w:sz w:val="32"/>
              <w:szCs w:val="32"/>
            </w:rPr>
          </w:pPr>
        </w:p>
        <w:p w14:paraId="74F0B7B2" w14:textId="77777777" w:rsidR="003314B6" w:rsidRPr="006865EC" w:rsidRDefault="003314B6" w:rsidP="00DE28DA">
          <w:pPr>
            <w:jc w:val="both"/>
            <w:rPr>
              <w:sz w:val="32"/>
              <w:szCs w:val="32"/>
            </w:rPr>
          </w:pPr>
        </w:p>
        <w:p w14:paraId="6AFE769F" w14:textId="77777777" w:rsidR="009A5A2D" w:rsidRDefault="009A5A2D" w:rsidP="00DE28DA">
          <w:pPr>
            <w:pStyle w:val="ListParagraph"/>
            <w:numPr>
              <w:ilvl w:val="1"/>
              <w:numId w:val="3"/>
            </w:numPr>
            <w:jc w:val="both"/>
            <w:rPr>
              <w:sz w:val="32"/>
              <w:szCs w:val="32"/>
            </w:rPr>
          </w:pPr>
          <w:r>
            <w:rPr>
              <w:sz w:val="32"/>
              <w:szCs w:val="32"/>
            </w:rPr>
            <w:t>Use-case diagram</w:t>
          </w:r>
        </w:p>
        <w:p w14:paraId="55887DEF" w14:textId="4CDBFE74" w:rsidR="00BF36A0" w:rsidRDefault="00AD254F" w:rsidP="00DE28DA">
          <w:pPr>
            <w:jc w:val="both"/>
            <w:rPr>
              <w:ins w:id="13" w:author="Wittman, Barry" w:date="2019-02-22T16:30:00Z"/>
            </w:rPr>
          </w:pPr>
          <w:r>
            <w:rPr>
              <w:noProof/>
              <w:sz w:val="32"/>
              <w:szCs w:val="32"/>
            </w:rPr>
            <mc:AlternateContent>
              <mc:Choice Requires="wps">
                <w:drawing>
                  <wp:anchor distT="0" distB="0" distL="114300" distR="114300" simplePos="0" relativeHeight="251663360" behindDoc="0" locked="0" layoutInCell="1" allowOverlap="1" wp14:anchorId="060011C6" wp14:editId="249EB187">
                    <wp:simplePos x="0" y="0"/>
                    <wp:positionH relativeFrom="margin">
                      <wp:align>center</wp:align>
                    </wp:positionH>
                    <wp:positionV relativeFrom="paragraph">
                      <wp:posOffset>198755</wp:posOffset>
                    </wp:positionV>
                    <wp:extent cx="6443663" cy="4510087"/>
                    <wp:effectExtent l="0" t="0" r="0" b="5080"/>
                    <wp:wrapNone/>
                    <wp:docPr id="13" name="Text Box 13"/>
                    <wp:cNvGraphicFramePr/>
                    <a:graphic xmlns:a="http://schemas.openxmlformats.org/drawingml/2006/main">
                      <a:graphicData uri="http://schemas.microsoft.com/office/word/2010/wordprocessingShape">
                        <wps:wsp>
                          <wps:cNvSpPr txBox="1"/>
                          <wps:spPr>
                            <a:xfrm>
                              <a:off x="0" y="0"/>
                              <a:ext cx="6443663" cy="4510087"/>
                            </a:xfrm>
                            <a:prstGeom prst="rect">
                              <a:avLst/>
                            </a:prstGeom>
                            <a:solidFill>
                              <a:schemeClr val="lt1"/>
                            </a:solidFill>
                            <a:ln w="6350">
                              <a:noFill/>
                            </a:ln>
                          </wps:spPr>
                          <wps:txbx>
                            <w:txbxContent>
                              <w:p w14:paraId="229A2786" w14:textId="7E52247A" w:rsidR="00AD254F" w:rsidRDefault="00AD254F">
                                <w:r>
                                  <w:rPr>
                                    <w:noProof/>
                                  </w:rPr>
                                  <w:drawing>
                                    <wp:inline distT="0" distB="0" distL="0" distR="0" wp14:anchorId="0BC18F32" wp14:editId="75E406F9">
                                      <wp:extent cx="6252838" cy="4248150"/>
                                      <wp:effectExtent l="0" t="0" r="0" b="0"/>
                                      <wp:docPr id="14" name="Picture 14" descr="https://trello-attachments.s3.amazonaws.com/5bad04f4c4c3ed880d6ec04e/5c59a3da79ab6e66011b619b/571b5f3a9addc917d3c3d5e48af90bd7/comp_4100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rello-attachments.s3.amazonaws.com/5bad04f4c4c3ed880d6ec04e/5c59a3da79ab6e66011b619b/571b5f3a9addc917d3c3d5e48af90bd7/comp_4100_use_case_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7246" cy="42647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0011C6" id="Text Box 13" o:spid="_x0000_s1030" type="#_x0000_t202" style="position:absolute;left:0;text-align:left;margin-left:0;margin-top:15.65pt;width:507.4pt;height:355.1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" fillcolor="white [3201]" stroked="f" strokeweight=".5pt">
                    <v:textbox>
                      <w:txbxContent>
                        <w:p w14:paraId="229A2786" w14:textId="7E52247A" w:rsidR="00AD254F" w:rsidRDefault="00AD254F">
                          <w:r>
                            <w:rPr>
                              <w:noProof/>
                            </w:rPr>
                            <w:drawing>
                              <wp:inline distT="0" distB="0" distL="0" distR="0" wp14:anchorId="0BC18F32" wp14:editId="75E406F9">
                                <wp:extent cx="6252838" cy="4248150"/>
                                <wp:effectExtent l="0" t="0" r="0" b="0"/>
                                <wp:docPr id="14" name="Picture 14" descr="https://trello-attachments.s3.amazonaws.com/5bad04f4c4c3ed880d6ec04e/5c59a3da79ab6e66011b619b/571b5f3a9addc917d3c3d5e48af90bd7/comp_4100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rello-attachments.s3.amazonaws.com/5bad04f4c4c3ed880d6ec04e/5c59a3da79ab6e66011b619b/571b5f3a9addc917d3c3d5e48af90bd7/comp_4100_use_case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7246" cy="4264733"/>
                                        </a:xfrm>
                                        <a:prstGeom prst="rect">
                                          <a:avLst/>
                                        </a:prstGeom>
                                        <a:noFill/>
                                        <a:ln>
                                          <a:noFill/>
                                        </a:ln>
                                      </pic:spPr>
                                    </pic:pic>
                                  </a:graphicData>
                                </a:graphic>
                              </wp:inline>
                            </w:drawing>
                          </w:r>
                        </w:p>
                      </w:txbxContent>
                    </v:textbox>
                    <w10:wrap anchorx="margin"/>
                  </v:shape>
                </w:pict>
              </mc:Fallback>
            </mc:AlternateContent>
          </w:r>
        </w:p>
      </w:sdtContent>
    </w:sdt>
    <w:p w14:paraId="2EBD8ECB" w14:textId="7BE3A540" w:rsidR="0022369C" w:rsidRDefault="0022369C" w:rsidP="00DE28DA">
      <w:pPr>
        <w:jc w:val="both"/>
        <w:rPr>
          <w:ins w:id="14" w:author="Wittman, Barry" w:date="2019-02-22T16:30:00Z"/>
        </w:rPr>
      </w:pPr>
    </w:p>
    <w:p w14:paraId="6747702C" w14:textId="3AA745CA" w:rsidR="0022369C" w:rsidRDefault="0022369C" w:rsidP="00DE28DA">
      <w:pPr>
        <w:jc w:val="both"/>
        <w:rPr>
          <w:ins w:id="15" w:author="Wittman, Barry" w:date="2019-02-22T16:30:00Z"/>
        </w:rPr>
      </w:pPr>
    </w:p>
    <w:p w14:paraId="3E2D2F40" w14:textId="667A6E0F" w:rsidR="0022369C" w:rsidRDefault="0022369C" w:rsidP="00DE28DA">
      <w:pPr>
        <w:jc w:val="both"/>
        <w:rPr>
          <w:ins w:id="16" w:author="Wittman, Barry" w:date="2019-02-22T16:30:00Z"/>
        </w:rPr>
      </w:pPr>
    </w:p>
    <w:p w14:paraId="01DD1E0E" w14:textId="1AD6A214" w:rsidR="0022369C" w:rsidRDefault="0022369C" w:rsidP="00DE28DA">
      <w:pPr>
        <w:jc w:val="both"/>
        <w:rPr>
          <w:ins w:id="17" w:author="Wittman, Barry" w:date="2019-02-22T16:30:00Z"/>
        </w:rPr>
      </w:pPr>
    </w:p>
    <w:p w14:paraId="3714AC70" w14:textId="2F2826FF" w:rsidR="0022369C" w:rsidRDefault="0022369C" w:rsidP="00DE28DA">
      <w:pPr>
        <w:jc w:val="both"/>
        <w:rPr>
          <w:ins w:id="18" w:author="Wittman, Barry" w:date="2019-02-22T16:30:00Z"/>
        </w:rPr>
      </w:pPr>
    </w:p>
    <w:p w14:paraId="326CC41A" w14:textId="11ABED85" w:rsidR="0022369C" w:rsidRDefault="0022369C" w:rsidP="00DE28DA">
      <w:pPr>
        <w:jc w:val="both"/>
        <w:rPr>
          <w:ins w:id="19" w:author="Wittman, Barry" w:date="2019-02-22T16:30:00Z"/>
        </w:rPr>
      </w:pPr>
    </w:p>
    <w:p w14:paraId="0BC3B327" w14:textId="6DBC9C9B" w:rsidR="0022369C" w:rsidRDefault="0022369C" w:rsidP="00DE28DA">
      <w:pPr>
        <w:jc w:val="both"/>
        <w:rPr>
          <w:ins w:id="20" w:author="Wittman, Barry" w:date="2019-02-22T16:30:00Z"/>
        </w:rPr>
      </w:pPr>
    </w:p>
    <w:p w14:paraId="77D0E469" w14:textId="23D784F6" w:rsidR="0022369C" w:rsidRDefault="0022369C" w:rsidP="00DE28DA">
      <w:pPr>
        <w:jc w:val="both"/>
        <w:rPr>
          <w:ins w:id="21" w:author="Wittman, Barry" w:date="2019-02-22T16:30:00Z"/>
        </w:rPr>
      </w:pPr>
    </w:p>
    <w:p w14:paraId="1E148BBD" w14:textId="1541983F" w:rsidR="0022369C" w:rsidRDefault="0022369C" w:rsidP="00DE28DA">
      <w:pPr>
        <w:jc w:val="both"/>
        <w:rPr>
          <w:ins w:id="22" w:author="Wittman, Barry" w:date="2019-02-22T16:30:00Z"/>
        </w:rPr>
      </w:pPr>
    </w:p>
    <w:p w14:paraId="107A6069" w14:textId="41D16679" w:rsidR="0022369C" w:rsidRDefault="0022369C" w:rsidP="00DE28DA">
      <w:pPr>
        <w:jc w:val="both"/>
        <w:rPr>
          <w:ins w:id="23" w:author="Wittman, Barry" w:date="2019-02-22T16:30:00Z"/>
        </w:rPr>
      </w:pPr>
    </w:p>
    <w:p w14:paraId="195510FE" w14:textId="6F799C5D" w:rsidR="0022369C" w:rsidRDefault="0022369C" w:rsidP="00DE28DA">
      <w:pPr>
        <w:jc w:val="both"/>
        <w:rPr>
          <w:ins w:id="24" w:author="Wittman, Barry" w:date="2019-02-22T16:30:00Z"/>
        </w:rPr>
      </w:pPr>
    </w:p>
    <w:p w14:paraId="27708F8D" w14:textId="243FE021" w:rsidR="0022369C" w:rsidRDefault="0022369C" w:rsidP="00DE28DA">
      <w:pPr>
        <w:jc w:val="both"/>
        <w:rPr>
          <w:ins w:id="25" w:author="Wittman, Barry" w:date="2019-02-22T16:30:00Z"/>
        </w:rPr>
      </w:pPr>
    </w:p>
    <w:p w14:paraId="4186058A" w14:textId="4D8F57C6" w:rsidR="0022369C" w:rsidRDefault="0022369C" w:rsidP="00DE28DA">
      <w:pPr>
        <w:jc w:val="both"/>
        <w:rPr>
          <w:ins w:id="26" w:author="Wittman, Barry" w:date="2019-02-22T16:30:00Z"/>
        </w:rPr>
      </w:pPr>
    </w:p>
    <w:p w14:paraId="0F271C34" w14:textId="6A719F20" w:rsidR="0022369C" w:rsidRDefault="0022369C" w:rsidP="00DE28DA">
      <w:pPr>
        <w:jc w:val="both"/>
        <w:rPr>
          <w:ins w:id="27" w:author="Wittman, Barry" w:date="2019-02-22T16:30:00Z"/>
        </w:rPr>
      </w:pPr>
    </w:p>
    <w:p w14:paraId="7872845D" w14:textId="63E230CF" w:rsidR="0022369C" w:rsidRPr="0016148F" w:rsidRDefault="0022369C" w:rsidP="0022369C">
      <w:pPr>
        <w:rPr>
          <w:ins w:id="28" w:author="Wittman, Barry" w:date="2019-02-22T16:31:00Z"/>
        </w:rPr>
      </w:pPr>
      <w:ins w:id="29" w:author="Wittman, Barry" w:date="2019-02-22T16:31:00Z">
        <w:r w:rsidRPr="000C0BE6">
          <w:t>Context</w:t>
        </w:r>
        <w:r w:rsidRPr="0016148F">
          <w:t>:</w:t>
        </w:r>
        <w:r>
          <w:tab/>
        </w:r>
        <w:r>
          <w:tab/>
        </w:r>
        <w:r>
          <w:tab/>
        </w:r>
        <w:r>
          <w:t>4</w:t>
        </w:r>
        <w:r w:rsidRPr="0016148F">
          <w:t>/</w:t>
        </w:r>
        <w:r w:rsidRPr="000C0BE6">
          <w:t>5</w:t>
        </w:r>
      </w:ins>
    </w:p>
    <w:p w14:paraId="5C4CE9FB" w14:textId="47E25622" w:rsidR="0022369C" w:rsidRPr="0016148F" w:rsidRDefault="0022369C" w:rsidP="0022369C">
      <w:pPr>
        <w:rPr>
          <w:ins w:id="30" w:author="Wittman, Barry" w:date="2019-02-22T16:31:00Z"/>
        </w:rPr>
      </w:pPr>
      <w:ins w:id="31" w:author="Wittman, Barry" w:date="2019-02-22T16:31:00Z">
        <w:r w:rsidRPr="000C0BE6">
          <w:t xml:space="preserve">Your context </w:t>
        </w:r>
        <w:r>
          <w:t xml:space="preserve">is detailed, but you didn’t state the most important things:  It’s a </w:t>
        </w:r>
      </w:ins>
      <w:ins w:id="32" w:author="Wittman, Barry" w:date="2019-02-22T16:33:00Z">
        <w:r>
          <w:t>Java</w:t>
        </w:r>
      </w:ins>
      <w:ins w:id="33" w:author="Wittman, Barry" w:date="2019-02-22T16:31:00Z">
        <w:r>
          <w:t xml:space="preserve"> application running on a </w:t>
        </w:r>
      </w:ins>
      <w:ins w:id="34" w:author="Wittman, Barry" w:date="2019-02-22T16:33:00Z">
        <w:r>
          <w:t>desktop</w:t>
        </w:r>
      </w:ins>
      <w:ins w:id="35" w:author="Wittman, Barry" w:date="2019-02-22T16:31:00Z">
        <w:r>
          <w:t xml:space="preserve">.  Thus, users will interact with your system </w:t>
        </w:r>
      </w:ins>
      <w:ins w:id="36" w:author="Wittman, Barry" w:date="2019-02-22T16:33:00Z">
        <w:r>
          <w:t>by running a Java program on a local machine</w:t>
        </w:r>
      </w:ins>
      <w:ins w:id="37" w:author="Wittman, Barry" w:date="2019-02-22T16:31:00Z">
        <w:r>
          <w:t>.</w:t>
        </w:r>
      </w:ins>
    </w:p>
    <w:p w14:paraId="0DB92850" w14:textId="77777777" w:rsidR="0022369C" w:rsidRPr="0016148F" w:rsidRDefault="0022369C" w:rsidP="0022369C">
      <w:pPr>
        <w:rPr>
          <w:ins w:id="38" w:author="Wittman, Barry" w:date="2019-02-22T16:31:00Z"/>
        </w:rPr>
      </w:pPr>
    </w:p>
    <w:p w14:paraId="134C4EA5" w14:textId="1CDD5224" w:rsidR="0022369C" w:rsidRPr="0016148F" w:rsidRDefault="0022369C" w:rsidP="0022369C">
      <w:pPr>
        <w:rPr>
          <w:ins w:id="39" w:author="Wittman, Barry" w:date="2019-02-22T16:31:00Z"/>
        </w:rPr>
      </w:pPr>
      <w:ins w:id="40" w:author="Wittman, Barry" w:date="2019-02-22T16:31:00Z">
        <w:r w:rsidRPr="000C0BE6">
          <w:t>System Architecture</w:t>
        </w:r>
        <w:r w:rsidRPr="0016148F">
          <w:t>:</w:t>
        </w:r>
        <w:r w:rsidRPr="0016148F">
          <w:tab/>
        </w:r>
        <w:r>
          <w:tab/>
        </w:r>
        <w:r>
          <w:t>1</w:t>
        </w:r>
      </w:ins>
      <w:ins w:id="41" w:author="Wittman, Barry" w:date="2019-02-22T16:37:00Z">
        <w:r w:rsidR="00C76644">
          <w:t>2</w:t>
        </w:r>
      </w:ins>
      <w:ins w:id="42" w:author="Wittman, Barry" w:date="2019-02-22T16:31:00Z">
        <w:r w:rsidRPr="0016148F">
          <w:t>/</w:t>
        </w:r>
        <w:r w:rsidRPr="000C0BE6">
          <w:t>15</w:t>
        </w:r>
      </w:ins>
    </w:p>
    <w:p w14:paraId="7171D1A7" w14:textId="41111078" w:rsidR="0022369C" w:rsidRDefault="0022369C" w:rsidP="0022369C">
      <w:pPr>
        <w:rPr>
          <w:ins w:id="43" w:author="Wittman, Barry" w:date="2019-02-22T16:31:00Z"/>
        </w:rPr>
      </w:pPr>
      <w:ins w:id="44" w:author="Wittman, Barry" w:date="2019-02-22T16:31:00Z">
        <w:r>
          <w:t>Your system architecture is fine, but it</w:t>
        </w:r>
      </w:ins>
      <w:ins w:id="45" w:author="Wittman, Barry" w:date="2019-02-22T16:38:00Z">
        <w:r w:rsidR="00C76644">
          <w:t xml:space="preserve">’s confusing, and at least one of the </w:t>
        </w:r>
      </w:ins>
      <w:ins w:id="46" w:author="Wittman, Barry" w:date="2019-02-22T16:37:00Z">
        <w:r w:rsidR="00C76644">
          <w:t>arrows</w:t>
        </w:r>
      </w:ins>
      <w:ins w:id="47" w:author="Wittman, Barry" w:date="2019-02-22T16:38:00Z">
        <w:r w:rsidR="00C76644">
          <w:t xml:space="preserve"> is</w:t>
        </w:r>
      </w:ins>
      <w:ins w:id="48" w:author="Wittman, Barry" w:date="2019-02-22T16:37:00Z">
        <w:r w:rsidR="00C76644">
          <w:t xml:space="preserve"> wrong.  </w:t>
        </w:r>
      </w:ins>
      <w:ins w:id="49" w:author="Wittman, Barry" w:date="2019-02-22T16:38:00Z">
        <w:r w:rsidR="00C76644">
          <w:t xml:space="preserve">Shouldn’t the Command line View be updated by the </w:t>
        </w:r>
      </w:ins>
      <w:ins w:id="50" w:author="Wittman, Barry" w:date="2019-02-22T16:39:00Z">
        <w:r w:rsidR="00C76644">
          <w:t xml:space="preserve">yellow </w:t>
        </w:r>
      </w:ins>
      <w:ins w:id="51" w:author="Wittman, Barry" w:date="2019-02-22T16:38:00Z">
        <w:r w:rsidR="00C76644">
          <w:t xml:space="preserve">Model </w:t>
        </w:r>
      </w:ins>
      <w:ins w:id="52" w:author="Wittman, Barry" w:date="2019-02-22T16:39:00Z">
        <w:r w:rsidR="00C76644">
          <w:t>representing the playable game state?</w:t>
        </w:r>
      </w:ins>
      <w:ins w:id="53" w:author="Wittman, Barry" w:date="2019-02-22T16:40:00Z">
        <w:r w:rsidR="00C76644">
          <w:t xml:space="preserve"> Why did you paste a picture into the Word document?  Pasting in a diagram directly from PowerPoint would have maintained visual quality even when zoomed in.</w:t>
        </w:r>
      </w:ins>
    </w:p>
    <w:p w14:paraId="3684D8F9" w14:textId="77777777" w:rsidR="0022369C" w:rsidRPr="0016148F" w:rsidRDefault="0022369C" w:rsidP="0022369C">
      <w:pPr>
        <w:rPr>
          <w:ins w:id="54" w:author="Wittman, Barry" w:date="2019-02-22T16:31:00Z"/>
        </w:rPr>
      </w:pPr>
      <w:ins w:id="55" w:author="Wittman, Barry" w:date="2019-02-22T16:31:00Z">
        <w:r>
          <w:t xml:space="preserve"> </w:t>
        </w:r>
      </w:ins>
    </w:p>
    <w:p w14:paraId="2184921D" w14:textId="4D65EE71" w:rsidR="0022369C" w:rsidRPr="0016148F" w:rsidRDefault="0022369C" w:rsidP="0022369C">
      <w:pPr>
        <w:rPr>
          <w:ins w:id="56" w:author="Wittman, Barry" w:date="2019-02-22T16:31:00Z"/>
        </w:rPr>
      </w:pPr>
      <w:ins w:id="57" w:author="Wittman, Barry" w:date="2019-02-22T16:31:00Z">
        <w:r>
          <w:t>Class Diagram</w:t>
        </w:r>
        <w:r w:rsidRPr="0016148F">
          <w:t>:</w:t>
        </w:r>
        <w:r w:rsidRPr="0016148F">
          <w:tab/>
        </w:r>
        <w:r>
          <w:tab/>
        </w:r>
        <w:r>
          <w:tab/>
          <w:t>1</w:t>
        </w:r>
      </w:ins>
      <w:ins w:id="58" w:author="Wittman, Barry" w:date="2019-02-22T16:41:00Z">
        <w:r w:rsidR="003356EF">
          <w:t>9</w:t>
        </w:r>
      </w:ins>
      <w:ins w:id="59" w:author="Wittman, Barry" w:date="2019-02-22T16:31:00Z">
        <w:r w:rsidRPr="0016148F">
          <w:t>/</w:t>
        </w:r>
        <w:r>
          <w:t>20</w:t>
        </w:r>
      </w:ins>
    </w:p>
    <w:p w14:paraId="75E62B36" w14:textId="4BA5155E" w:rsidR="0022369C" w:rsidRPr="0016148F" w:rsidRDefault="003356EF" w:rsidP="0022369C">
      <w:pPr>
        <w:rPr>
          <w:ins w:id="60" w:author="Wittman, Barry" w:date="2019-02-22T16:31:00Z"/>
        </w:rPr>
      </w:pPr>
      <w:ins w:id="61" w:author="Wittman, Barry" w:date="2019-02-22T16:41:00Z">
        <w:r>
          <w:t xml:space="preserve">Your </w:t>
        </w:r>
      </w:ins>
      <w:ins w:id="62" w:author="Wittman, Barry" w:date="2019-02-22T16:42:00Z">
        <w:r>
          <w:t>c</w:t>
        </w:r>
      </w:ins>
      <w:ins w:id="63" w:author="Wittman, Barry" w:date="2019-02-22T16:41:00Z">
        <w:r>
          <w:t xml:space="preserve">lass </w:t>
        </w:r>
      </w:ins>
      <w:ins w:id="64" w:author="Wittman, Barry" w:date="2019-02-22T16:42:00Z">
        <w:r>
          <w:t>d</w:t>
        </w:r>
      </w:ins>
      <w:ins w:id="65" w:author="Wittman, Barry" w:date="2019-02-22T16:41:00Z">
        <w:r>
          <w:t xml:space="preserve">iagram is </w:t>
        </w:r>
      </w:ins>
      <w:ins w:id="66" w:author="Wittman, Barry" w:date="2019-02-22T16:42:00Z">
        <w:r>
          <w:t>good.  I think it’s important to mark the two methods in the Saving class as static, usually done with italics.</w:t>
        </w:r>
      </w:ins>
    </w:p>
    <w:p w14:paraId="1A14BE2A" w14:textId="77777777" w:rsidR="0022369C" w:rsidRPr="0016148F" w:rsidRDefault="0022369C" w:rsidP="0022369C">
      <w:pPr>
        <w:rPr>
          <w:ins w:id="67" w:author="Wittman, Barry" w:date="2019-02-22T16:31:00Z"/>
        </w:rPr>
      </w:pPr>
    </w:p>
    <w:p w14:paraId="28D01B5D" w14:textId="77777777" w:rsidR="0022369C" w:rsidRPr="0016148F" w:rsidRDefault="0022369C" w:rsidP="0022369C">
      <w:pPr>
        <w:rPr>
          <w:ins w:id="68" w:author="Wittman, Barry" w:date="2019-02-22T16:31:00Z"/>
        </w:rPr>
      </w:pPr>
      <w:ins w:id="69" w:author="Wittman, Barry" w:date="2019-02-22T16:31:00Z">
        <w:r>
          <w:t>Design Models:</w:t>
        </w:r>
        <w:r w:rsidRPr="0016148F">
          <w:tab/>
        </w:r>
        <w:r>
          <w:t xml:space="preserve"> </w:t>
        </w:r>
        <w:r>
          <w:tab/>
        </w:r>
        <w:r>
          <w:tab/>
          <w:t>12/15</w:t>
        </w:r>
      </w:ins>
    </w:p>
    <w:p w14:paraId="52B68AE9" w14:textId="5AE43F48" w:rsidR="0022369C" w:rsidRPr="0016148F" w:rsidRDefault="0062593E" w:rsidP="0022369C">
      <w:pPr>
        <w:rPr>
          <w:ins w:id="70" w:author="Wittman, Barry" w:date="2019-02-22T16:31:00Z"/>
        </w:rPr>
      </w:pPr>
      <w:ins w:id="71" w:author="Wittman, Barry" w:date="2019-02-22T16:43:00Z">
        <w:r>
          <w:t xml:space="preserve">In your state diagram, I think the command-line version of the game should be launched with its own, separate .exe file.  </w:t>
        </w:r>
      </w:ins>
      <w:ins w:id="72" w:author="Wittman, Barry" w:date="2019-02-22T16:44:00Z">
        <w:r>
          <w:t xml:space="preserve">It’s not like you’ll choose a command-line version from a GUI.  </w:t>
        </w:r>
      </w:ins>
      <w:ins w:id="73" w:author="Wittman, Barry" w:date="2019-02-22T16:47:00Z">
        <w:r>
          <w:t>Your use-case diagram is a little odd as well. It seems to show the player mode program and the editor mode program making decisions, as if it was itself an actor.  The use-case diagram doesn</w:t>
        </w:r>
      </w:ins>
      <w:ins w:id="74" w:author="Wittman, Barry" w:date="2019-02-22T16:48:00Z">
        <w:r>
          <w:t>’t really add anything beyond the state diagram.</w:t>
        </w:r>
      </w:ins>
    </w:p>
    <w:p w14:paraId="3FFBFB77" w14:textId="77777777" w:rsidR="0022369C" w:rsidRPr="0016148F" w:rsidRDefault="0022369C" w:rsidP="0022369C">
      <w:pPr>
        <w:rPr>
          <w:ins w:id="75" w:author="Wittman, Barry" w:date="2019-02-22T16:31:00Z"/>
        </w:rPr>
      </w:pPr>
    </w:p>
    <w:p w14:paraId="40EAD082" w14:textId="3AD91A53" w:rsidR="0022369C" w:rsidRDefault="0022369C" w:rsidP="0022369C">
      <w:pPr>
        <w:rPr>
          <w:ins w:id="76" w:author="Wittman, Barry" w:date="2019-02-22T16:31:00Z"/>
        </w:rPr>
      </w:pPr>
      <w:ins w:id="77" w:author="Wittman, Barry" w:date="2019-02-22T16:31:00Z">
        <w:r>
          <w:t>Prototype</w:t>
        </w:r>
        <w:r w:rsidRPr="0016148F">
          <w:t>:</w:t>
        </w:r>
        <w:r w:rsidRPr="0016148F">
          <w:tab/>
        </w:r>
        <w:r>
          <w:tab/>
        </w:r>
        <w:r>
          <w:tab/>
        </w:r>
      </w:ins>
      <w:ins w:id="78" w:author="Wittman, Barry" w:date="2019-02-22T16:55:00Z">
        <w:r w:rsidR="000B6376">
          <w:t>15</w:t>
        </w:r>
      </w:ins>
      <w:ins w:id="79" w:author="Wittman, Barry" w:date="2019-02-22T16:31:00Z">
        <w:r w:rsidRPr="0016148F">
          <w:t>/</w:t>
        </w:r>
        <w:r>
          <w:t>30</w:t>
        </w:r>
      </w:ins>
    </w:p>
    <w:p w14:paraId="0B4DE19F" w14:textId="327027EA" w:rsidR="0022369C" w:rsidRPr="0016148F" w:rsidRDefault="00FD113F" w:rsidP="0022369C">
      <w:pPr>
        <w:rPr>
          <w:ins w:id="80" w:author="Wittman, Barry" w:date="2019-02-22T16:31:00Z"/>
        </w:rPr>
      </w:pPr>
      <w:ins w:id="81" w:author="Wittman, Barry" w:date="2019-02-22T16:53:00Z">
        <w:r>
          <w:t xml:space="preserve">If I haven’t made it clear before, your group is in a different situation than the other groups.  You already had a semester to work on this project, so </w:t>
        </w:r>
      </w:ins>
      <w:ins w:id="82" w:author="Wittman, Barry" w:date="2019-02-22T16:55:00Z">
        <w:r w:rsidR="000B6376">
          <w:t xml:space="preserve">the value of your submissions must be in the </w:t>
        </w:r>
      </w:ins>
      <w:ins w:id="83" w:author="Wittman, Barry" w:date="2019-02-22T17:16:00Z">
        <w:r w:rsidR="00FA4CE6">
          <w:t>additional</w:t>
        </w:r>
      </w:ins>
      <w:ins w:id="84" w:author="Wittman, Barry" w:date="2019-02-22T16:55:00Z">
        <w:r w:rsidR="000B6376">
          <w:t xml:space="preserve"> work </w:t>
        </w:r>
      </w:ins>
      <w:ins w:id="85" w:author="Wittman, Barry" w:date="2019-02-22T16:56:00Z">
        <w:r w:rsidR="000B6376">
          <w:t>that you do this semester</w:t>
        </w:r>
      </w:ins>
      <w:ins w:id="86" w:author="Wittman, Barry" w:date="2019-02-22T16:53:00Z">
        <w:r>
          <w:t xml:space="preserve">.  Your prototype had prettier </w:t>
        </w:r>
      </w:ins>
      <w:ins w:id="87" w:author="Wittman, Barry" w:date="2019-02-22T16:56:00Z">
        <w:r w:rsidR="000B6376">
          <w:t xml:space="preserve">lines and </w:t>
        </w:r>
      </w:ins>
      <w:ins w:id="88" w:author="Wittman, Barry" w:date="2019-02-22T16:53:00Z">
        <w:r>
          <w:t xml:space="preserve">arrows but </w:t>
        </w:r>
      </w:ins>
      <w:ins w:id="89" w:author="Wittman, Barry" w:date="2019-02-22T16:56:00Z">
        <w:r w:rsidR="000B6376">
          <w:t xml:space="preserve">little </w:t>
        </w:r>
      </w:ins>
      <w:ins w:id="90" w:author="Wittman, Barry" w:date="2019-02-22T16:53:00Z">
        <w:r>
          <w:t>else beyond the old code.</w:t>
        </w:r>
      </w:ins>
      <w:ins w:id="91" w:author="Wittman, Barry" w:date="2019-02-22T16:55:00Z">
        <w:r w:rsidR="000B6376">
          <w:t xml:space="preserve">  A command line version would have been </w:t>
        </w:r>
      </w:ins>
      <w:ins w:id="92" w:author="Wittman, Barry" w:date="2019-02-22T16:56:00Z">
        <w:r w:rsidR="000B6376">
          <w:t>a good choice</w:t>
        </w:r>
      </w:ins>
      <w:ins w:id="93" w:author="Wittman, Barry" w:date="2019-02-22T17:16:00Z">
        <w:r w:rsidR="00B97007">
          <w:t xml:space="preserve"> for a prototype</w:t>
        </w:r>
      </w:ins>
      <w:ins w:id="94" w:author="Wittman, Barry" w:date="2019-02-22T16:55:00Z">
        <w:r w:rsidR="000B6376">
          <w:t>.</w:t>
        </w:r>
      </w:ins>
    </w:p>
    <w:p w14:paraId="45D554CC" w14:textId="77777777" w:rsidR="0022369C" w:rsidRPr="0016148F" w:rsidRDefault="0022369C" w:rsidP="0022369C">
      <w:pPr>
        <w:rPr>
          <w:ins w:id="95" w:author="Wittman, Barry" w:date="2019-02-22T16:31:00Z"/>
        </w:rPr>
      </w:pPr>
    </w:p>
    <w:p w14:paraId="2422ED41" w14:textId="2D966E0B" w:rsidR="0022369C" w:rsidRPr="0016148F" w:rsidRDefault="0022369C" w:rsidP="0022369C">
      <w:pPr>
        <w:rPr>
          <w:ins w:id="96" w:author="Wittman, Barry" w:date="2019-02-22T16:31:00Z"/>
        </w:rPr>
      </w:pPr>
      <w:ins w:id="97" w:author="Wittman, Barry" w:date="2019-02-22T16:31:00Z">
        <w:r>
          <w:t>Trello Timeline</w:t>
        </w:r>
        <w:r w:rsidRPr="0016148F">
          <w:t>:</w:t>
        </w:r>
        <w:r w:rsidRPr="000C0BE6">
          <w:tab/>
        </w:r>
        <w:r>
          <w:tab/>
        </w:r>
        <w:r>
          <w:tab/>
        </w:r>
      </w:ins>
      <w:ins w:id="98" w:author="Wittman, Barry" w:date="2019-02-22T16:57:00Z">
        <w:r w:rsidR="00CF5B94">
          <w:t>4</w:t>
        </w:r>
      </w:ins>
      <w:ins w:id="99" w:author="Wittman, Barry" w:date="2019-02-22T16:31:00Z">
        <w:r w:rsidRPr="0016148F">
          <w:t>/</w:t>
        </w:r>
        <w:r>
          <w:t>5</w:t>
        </w:r>
      </w:ins>
    </w:p>
    <w:p w14:paraId="6AF4939A" w14:textId="3D9A48D0" w:rsidR="0022369C" w:rsidRDefault="0022369C" w:rsidP="0022369C">
      <w:pPr>
        <w:rPr>
          <w:ins w:id="100" w:author="Wittman, Barry" w:date="2019-02-22T16:31:00Z"/>
        </w:rPr>
      </w:pPr>
      <w:ins w:id="101" w:author="Wittman, Barry" w:date="2019-02-22T16:31:00Z">
        <w:r>
          <w:t xml:space="preserve">Your Trello timeline </w:t>
        </w:r>
      </w:ins>
      <w:ins w:id="102" w:author="Wittman, Barry" w:date="2019-02-22T16:57:00Z">
        <w:r w:rsidR="00CF5B94">
          <w:t>is fine</w:t>
        </w:r>
      </w:ins>
      <w:ins w:id="103" w:author="Wittman, Barry" w:date="2019-02-22T16:58:00Z">
        <w:r w:rsidR="00CF5B94">
          <w:t>, but it could use more detail</w:t>
        </w:r>
      </w:ins>
      <w:ins w:id="104" w:author="Wittman, Barry" w:date="2019-02-22T16:31:00Z">
        <w:r>
          <w:t>.</w:t>
        </w:r>
      </w:ins>
      <w:ins w:id="105" w:author="Wittman, Barry" w:date="2019-02-22T16:57:00Z">
        <w:r w:rsidR="00CF5B94">
          <w:t xml:space="preserve">  Where is the </w:t>
        </w:r>
      </w:ins>
      <w:ins w:id="106" w:author="Wittman, Barry" w:date="2019-02-22T16:58:00Z">
        <w:r w:rsidR="00CF5B94">
          <w:t>command-line tool?  What about the ability to double-click on an icon and run the game?</w:t>
        </w:r>
      </w:ins>
    </w:p>
    <w:p w14:paraId="43CF759A" w14:textId="77777777" w:rsidR="0022369C" w:rsidRPr="0016148F" w:rsidRDefault="0022369C" w:rsidP="0022369C">
      <w:pPr>
        <w:rPr>
          <w:ins w:id="107" w:author="Wittman, Barry" w:date="2019-02-22T16:31:00Z"/>
        </w:rPr>
      </w:pPr>
    </w:p>
    <w:p w14:paraId="08DF7C20" w14:textId="7DB5B605" w:rsidR="0022369C" w:rsidRPr="0016148F" w:rsidRDefault="0022369C" w:rsidP="0022369C">
      <w:pPr>
        <w:rPr>
          <w:ins w:id="108" w:author="Wittman, Barry" w:date="2019-02-22T16:31:00Z"/>
        </w:rPr>
      </w:pPr>
      <w:ins w:id="109" w:author="Wittman, Barry" w:date="2019-02-22T16:31:00Z">
        <w:r>
          <w:t>Spelling, Grammar, and Style</w:t>
        </w:r>
        <w:r w:rsidRPr="0016148F">
          <w:t>:</w:t>
        </w:r>
        <w:r w:rsidRPr="000C0BE6">
          <w:tab/>
        </w:r>
      </w:ins>
      <w:ins w:id="110" w:author="Wittman, Barry" w:date="2019-02-22T16:59:00Z">
        <w:r w:rsidR="00CF5B94">
          <w:t>8</w:t>
        </w:r>
      </w:ins>
      <w:ins w:id="111" w:author="Wittman, Barry" w:date="2019-02-22T16:31:00Z">
        <w:r w:rsidRPr="0016148F">
          <w:t>/</w:t>
        </w:r>
        <w:r>
          <w:t>10</w:t>
        </w:r>
      </w:ins>
    </w:p>
    <w:p w14:paraId="00A98FAD" w14:textId="7969EA1A" w:rsidR="0022369C" w:rsidRPr="0016148F" w:rsidRDefault="00CF5B94" w:rsidP="0022369C">
      <w:pPr>
        <w:rPr>
          <w:ins w:id="112" w:author="Wittman, Barry" w:date="2019-02-22T16:31:00Z"/>
        </w:rPr>
      </w:pPr>
      <w:ins w:id="113" w:author="Wittman, Barry" w:date="2019-02-22T16:59:00Z">
        <w:r>
          <w:lastRenderedPageBreak/>
          <w:t>More text in y</w:t>
        </w:r>
      </w:ins>
      <w:ins w:id="114" w:author="Wittman, Barry" w:date="2019-02-22T16:31:00Z">
        <w:r w:rsidR="0022369C">
          <w:t xml:space="preserve">our design document </w:t>
        </w:r>
      </w:ins>
      <w:ins w:id="115" w:author="Wittman, Barry" w:date="2019-02-22T16:59:00Z">
        <w:r>
          <w:t>would have helped make it clearer.</w:t>
        </w:r>
      </w:ins>
      <w:ins w:id="116" w:author="Wittman, Barry" w:date="2019-02-22T16:31:00Z">
        <w:r w:rsidR="0022369C">
          <w:t xml:space="preserve"> </w:t>
        </w:r>
      </w:ins>
      <w:ins w:id="117" w:author="Wittman, Barry" w:date="2019-02-22T17:16:00Z">
        <w:r w:rsidR="00594D07">
          <w:t>I’d still like more comments in your Java code.</w:t>
        </w:r>
      </w:ins>
    </w:p>
    <w:p w14:paraId="03F98E3B" w14:textId="77777777" w:rsidR="0022369C" w:rsidRPr="0016148F" w:rsidRDefault="0022369C" w:rsidP="0022369C">
      <w:pPr>
        <w:rPr>
          <w:ins w:id="118" w:author="Wittman, Barry" w:date="2019-02-22T16:31:00Z"/>
        </w:rPr>
      </w:pPr>
    </w:p>
    <w:p w14:paraId="17D2319F" w14:textId="00246D25" w:rsidR="0022369C" w:rsidRPr="0016148F" w:rsidRDefault="0022369C" w:rsidP="0022369C">
      <w:pPr>
        <w:rPr>
          <w:ins w:id="119" w:author="Wittman, Barry" w:date="2019-02-22T16:31:00Z"/>
        </w:rPr>
      </w:pPr>
      <w:ins w:id="120" w:author="Wittman, Barry" w:date="2019-02-22T16:31:00Z">
        <w:r>
          <w:t>Total</w:t>
        </w:r>
        <w:r w:rsidRPr="0016148F">
          <w:t>:</w:t>
        </w:r>
        <w:r>
          <w:tab/>
        </w:r>
        <w:r>
          <w:tab/>
        </w:r>
        <w:r>
          <w:tab/>
        </w:r>
        <w:r>
          <w:tab/>
        </w:r>
      </w:ins>
      <w:ins w:id="121" w:author="Wittman, Barry" w:date="2019-02-22T17:17:00Z">
        <w:r w:rsidR="00BF7EE9">
          <w:t>74</w:t>
        </w:r>
      </w:ins>
      <w:bookmarkStart w:id="122" w:name="_GoBack"/>
      <w:bookmarkEnd w:id="122"/>
    </w:p>
    <w:p w14:paraId="23F27D39" w14:textId="28BAAB15" w:rsidR="0022369C" w:rsidRDefault="0022369C" w:rsidP="00DE28DA">
      <w:pPr>
        <w:jc w:val="both"/>
        <w:rPr>
          <w:ins w:id="123" w:author="Wittman, Barry" w:date="2019-02-22T16:30:00Z"/>
        </w:rPr>
      </w:pPr>
    </w:p>
    <w:p w14:paraId="1C420106" w14:textId="2B2E0618" w:rsidR="0022369C" w:rsidRDefault="0022369C" w:rsidP="00DE28DA">
      <w:pPr>
        <w:jc w:val="both"/>
        <w:rPr>
          <w:ins w:id="124" w:author="Wittman, Barry" w:date="2019-02-22T16:30:00Z"/>
        </w:rPr>
      </w:pPr>
    </w:p>
    <w:p w14:paraId="1FAC8210" w14:textId="38067442" w:rsidR="0022369C" w:rsidRDefault="0022369C" w:rsidP="00DE28DA">
      <w:pPr>
        <w:jc w:val="both"/>
        <w:rPr>
          <w:ins w:id="125" w:author="Wittman, Barry" w:date="2019-02-22T16:30:00Z"/>
        </w:rPr>
      </w:pPr>
    </w:p>
    <w:p w14:paraId="6AA6D6A6" w14:textId="1D8593DF" w:rsidR="0022369C" w:rsidRDefault="0022369C" w:rsidP="00DE28DA">
      <w:pPr>
        <w:jc w:val="both"/>
        <w:rPr>
          <w:ins w:id="126" w:author="Wittman, Barry" w:date="2019-02-22T16:30:00Z"/>
        </w:rPr>
      </w:pPr>
    </w:p>
    <w:p w14:paraId="28868544" w14:textId="4BB33E78" w:rsidR="0022369C" w:rsidRDefault="0022369C" w:rsidP="00DE28DA">
      <w:pPr>
        <w:jc w:val="both"/>
        <w:rPr>
          <w:ins w:id="127" w:author="Wittman, Barry" w:date="2019-02-22T16:30:00Z"/>
        </w:rPr>
      </w:pPr>
    </w:p>
    <w:p w14:paraId="36706759" w14:textId="11398E70" w:rsidR="0022369C" w:rsidRDefault="0022369C" w:rsidP="00DE28DA">
      <w:pPr>
        <w:jc w:val="both"/>
        <w:rPr>
          <w:ins w:id="128" w:author="Wittman, Barry" w:date="2019-02-22T16:30:00Z"/>
        </w:rPr>
      </w:pPr>
    </w:p>
    <w:p w14:paraId="681A0EA4" w14:textId="4AB08D02" w:rsidR="0022369C" w:rsidRDefault="0022369C" w:rsidP="00DE28DA">
      <w:pPr>
        <w:jc w:val="both"/>
        <w:rPr>
          <w:ins w:id="129" w:author="Wittman, Barry" w:date="2019-02-22T16:30:00Z"/>
        </w:rPr>
      </w:pPr>
    </w:p>
    <w:p w14:paraId="721E60FD" w14:textId="127BACE5" w:rsidR="0022369C" w:rsidRDefault="0022369C" w:rsidP="00DE28DA">
      <w:pPr>
        <w:jc w:val="both"/>
        <w:rPr>
          <w:ins w:id="130" w:author="Wittman, Barry" w:date="2019-02-22T16:30:00Z"/>
        </w:rPr>
      </w:pPr>
    </w:p>
    <w:p w14:paraId="2DA47EB8" w14:textId="77777777" w:rsidR="0022369C" w:rsidRPr="004C7B70" w:rsidRDefault="0022369C" w:rsidP="00DE28DA">
      <w:pPr>
        <w:jc w:val="both"/>
        <w:rPr>
          <w:sz w:val="32"/>
          <w:szCs w:val="32"/>
        </w:rPr>
      </w:pPr>
    </w:p>
    <w:sectPr w:rsidR="0022369C" w:rsidRPr="004C7B70" w:rsidSect="0034391A">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Wittman, Barry" w:date="2019-02-22T16:35:00Z" w:initials="WB">
    <w:p w14:paraId="3F9FA8D0" w14:textId="72E9A6BA" w:rsidR="00C76644" w:rsidRDefault="00C76644">
      <w:pPr>
        <w:pStyle w:val="CommentText"/>
      </w:pPr>
      <w:r>
        <w:rPr>
          <w:rStyle w:val="CommentReference"/>
        </w:rPr>
        <w:annotationRef/>
      </w:r>
      <w:r>
        <w:t>What do you mean by “outlines?”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9FA8D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C9E52" w14:textId="77777777" w:rsidR="00D05A9E" w:rsidRDefault="00D05A9E" w:rsidP="00EF5245">
      <w:pPr>
        <w:spacing w:after="0" w:line="240" w:lineRule="auto"/>
      </w:pPr>
      <w:r>
        <w:separator/>
      </w:r>
    </w:p>
  </w:endnote>
  <w:endnote w:type="continuationSeparator" w:id="0">
    <w:p w14:paraId="5D9B7E24" w14:textId="77777777" w:rsidR="00D05A9E" w:rsidRDefault="00D05A9E" w:rsidP="00EF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0CAC9" w14:textId="77777777" w:rsidR="00D05A9E" w:rsidRDefault="00D05A9E" w:rsidP="00EF5245">
      <w:pPr>
        <w:spacing w:after="0" w:line="240" w:lineRule="auto"/>
      </w:pPr>
      <w:r>
        <w:separator/>
      </w:r>
    </w:p>
  </w:footnote>
  <w:footnote w:type="continuationSeparator" w:id="0">
    <w:p w14:paraId="63A02687" w14:textId="77777777" w:rsidR="00D05A9E" w:rsidRDefault="00D05A9E" w:rsidP="00EF5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248DB"/>
    <w:multiLevelType w:val="hybridMultilevel"/>
    <w:tmpl w:val="3116928E"/>
    <w:lvl w:ilvl="0" w:tplc="182E1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5A9E"/>
    <w:multiLevelType w:val="hybridMultilevel"/>
    <w:tmpl w:val="E2F0CCD8"/>
    <w:lvl w:ilvl="0" w:tplc="0C6A87B6">
      <w:start w:val="1"/>
      <w:numFmt w:val="upperRoman"/>
      <w:lvlText w:val="%1."/>
      <w:lvlJc w:val="left"/>
      <w:pPr>
        <w:ind w:left="1080" w:hanging="72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400D6"/>
    <w:multiLevelType w:val="hybridMultilevel"/>
    <w:tmpl w:val="6CE065DE"/>
    <w:lvl w:ilvl="0" w:tplc="744047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ttman, Barry">
    <w15:presenceInfo w15:providerId="AD" w15:userId="S-1-5-21-119351933-355105313-860360866-149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24"/>
    <w:rsid w:val="000361BD"/>
    <w:rsid w:val="000B2FA3"/>
    <w:rsid w:val="000B6376"/>
    <w:rsid w:val="00184CAB"/>
    <w:rsid w:val="002006EC"/>
    <w:rsid w:val="0022369C"/>
    <w:rsid w:val="003314B6"/>
    <w:rsid w:val="003356EF"/>
    <w:rsid w:val="0034391A"/>
    <w:rsid w:val="00370F22"/>
    <w:rsid w:val="004709F2"/>
    <w:rsid w:val="00482887"/>
    <w:rsid w:val="004C4292"/>
    <w:rsid w:val="004C7B70"/>
    <w:rsid w:val="0052520F"/>
    <w:rsid w:val="00594D07"/>
    <w:rsid w:val="005D545C"/>
    <w:rsid w:val="0062593E"/>
    <w:rsid w:val="006865EC"/>
    <w:rsid w:val="006B38CC"/>
    <w:rsid w:val="006D3756"/>
    <w:rsid w:val="006F0C24"/>
    <w:rsid w:val="007269FA"/>
    <w:rsid w:val="007B6DDF"/>
    <w:rsid w:val="007B7C63"/>
    <w:rsid w:val="00916C28"/>
    <w:rsid w:val="0099205E"/>
    <w:rsid w:val="009A5A2D"/>
    <w:rsid w:val="00A6487F"/>
    <w:rsid w:val="00AD254F"/>
    <w:rsid w:val="00B347AA"/>
    <w:rsid w:val="00B85545"/>
    <w:rsid w:val="00B97007"/>
    <w:rsid w:val="00BA68AF"/>
    <w:rsid w:val="00BB5FFD"/>
    <w:rsid w:val="00BF36A0"/>
    <w:rsid w:val="00BF7EE9"/>
    <w:rsid w:val="00C76644"/>
    <w:rsid w:val="00C81378"/>
    <w:rsid w:val="00CF5B94"/>
    <w:rsid w:val="00D05A9E"/>
    <w:rsid w:val="00D87DEE"/>
    <w:rsid w:val="00D96377"/>
    <w:rsid w:val="00DB7918"/>
    <w:rsid w:val="00DC0A13"/>
    <w:rsid w:val="00DE28DA"/>
    <w:rsid w:val="00E4476E"/>
    <w:rsid w:val="00E83F4F"/>
    <w:rsid w:val="00E93D56"/>
    <w:rsid w:val="00ED2D38"/>
    <w:rsid w:val="00EF5245"/>
    <w:rsid w:val="00FA4CE6"/>
    <w:rsid w:val="00FD113F"/>
    <w:rsid w:val="00FD2C2F"/>
    <w:rsid w:val="00FE6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CA308"/>
  <w15:chartTrackingRefBased/>
  <w15:docId w15:val="{C6B16511-7B7D-4B48-B933-7CE85547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391A"/>
    <w:pPr>
      <w:spacing w:after="0" w:line="240" w:lineRule="auto"/>
    </w:pPr>
    <w:rPr>
      <w:rFonts w:eastAsiaTheme="minorEastAsia"/>
    </w:rPr>
  </w:style>
  <w:style w:type="character" w:customStyle="1" w:styleId="NoSpacingChar">
    <w:name w:val="No Spacing Char"/>
    <w:basedOn w:val="DefaultParagraphFont"/>
    <w:link w:val="NoSpacing"/>
    <w:uiPriority w:val="1"/>
    <w:rsid w:val="0034391A"/>
    <w:rPr>
      <w:rFonts w:eastAsiaTheme="minorEastAsia"/>
    </w:rPr>
  </w:style>
  <w:style w:type="paragraph" w:styleId="ListParagraph">
    <w:name w:val="List Paragraph"/>
    <w:basedOn w:val="Normal"/>
    <w:uiPriority w:val="34"/>
    <w:qFormat/>
    <w:rsid w:val="00916C28"/>
    <w:pPr>
      <w:ind w:left="720"/>
      <w:contextualSpacing/>
    </w:pPr>
  </w:style>
  <w:style w:type="paragraph" w:styleId="Header">
    <w:name w:val="header"/>
    <w:basedOn w:val="Normal"/>
    <w:link w:val="HeaderChar"/>
    <w:uiPriority w:val="99"/>
    <w:unhideWhenUsed/>
    <w:rsid w:val="00EF5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245"/>
  </w:style>
  <w:style w:type="paragraph" w:styleId="Footer">
    <w:name w:val="footer"/>
    <w:basedOn w:val="Normal"/>
    <w:link w:val="FooterChar"/>
    <w:uiPriority w:val="99"/>
    <w:unhideWhenUsed/>
    <w:rsid w:val="00EF5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245"/>
  </w:style>
  <w:style w:type="character" w:styleId="CommentReference">
    <w:name w:val="annotation reference"/>
    <w:basedOn w:val="DefaultParagraphFont"/>
    <w:uiPriority w:val="99"/>
    <w:semiHidden/>
    <w:unhideWhenUsed/>
    <w:rsid w:val="00C76644"/>
    <w:rPr>
      <w:sz w:val="16"/>
      <w:szCs w:val="16"/>
    </w:rPr>
  </w:style>
  <w:style w:type="paragraph" w:styleId="CommentText">
    <w:name w:val="annotation text"/>
    <w:basedOn w:val="Normal"/>
    <w:link w:val="CommentTextChar"/>
    <w:uiPriority w:val="99"/>
    <w:semiHidden/>
    <w:unhideWhenUsed/>
    <w:rsid w:val="00C76644"/>
    <w:pPr>
      <w:spacing w:line="240" w:lineRule="auto"/>
    </w:pPr>
    <w:rPr>
      <w:sz w:val="20"/>
      <w:szCs w:val="20"/>
    </w:rPr>
  </w:style>
  <w:style w:type="character" w:customStyle="1" w:styleId="CommentTextChar">
    <w:name w:val="Comment Text Char"/>
    <w:basedOn w:val="DefaultParagraphFont"/>
    <w:link w:val="CommentText"/>
    <w:uiPriority w:val="99"/>
    <w:semiHidden/>
    <w:rsid w:val="00C76644"/>
    <w:rPr>
      <w:sz w:val="20"/>
      <w:szCs w:val="20"/>
    </w:rPr>
  </w:style>
  <w:style w:type="paragraph" w:styleId="CommentSubject">
    <w:name w:val="annotation subject"/>
    <w:basedOn w:val="CommentText"/>
    <w:next w:val="CommentText"/>
    <w:link w:val="CommentSubjectChar"/>
    <w:uiPriority w:val="99"/>
    <w:semiHidden/>
    <w:unhideWhenUsed/>
    <w:rsid w:val="00C76644"/>
    <w:rPr>
      <w:b/>
      <w:bCs/>
    </w:rPr>
  </w:style>
  <w:style w:type="character" w:customStyle="1" w:styleId="CommentSubjectChar">
    <w:name w:val="Comment Subject Char"/>
    <w:basedOn w:val="CommentTextChar"/>
    <w:link w:val="CommentSubject"/>
    <w:uiPriority w:val="99"/>
    <w:semiHidden/>
    <w:rsid w:val="00C76644"/>
    <w:rPr>
      <w:b/>
      <w:bCs/>
      <w:sz w:val="20"/>
      <w:szCs w:val="20"/>
    </w:rPr>
  </w:style>
  <w:style w:type="paragraph" w:styleId="BalloonText">
    <w:name w:val="Balloon Text"/>
    <w:basedOn w:val="Normal"/>
    <w:link w:val="BalloonTextChar"/>
    <w:uiPriority w:val="99"/>
    <w:semiHidden/>
    <w:unhideWhenUsed/>
    <w:rsid w:val="00C766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6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323526">
      <w:bodyDiv w:val="1"/>
      <w:marLeft w:val="0"/>
      <w:marRight w:val="0"/>
      <w:marTop w:val="0"/>
      <w:marBottom w:val="0"/>
      <w:divBdr>
        <w:top w:val="none" w:sz="0" w:space="0" w:color="auto"/>
        <w:left w:val="none" w:sz="0" w:space="0" w:color="auto"/>
        <w:bottom w:val="none" w:sz="0" w:space="0" w:color="auto"/>
        <w:right w:val="none" w:sz="0" w:space="0" w:color="auto"/>
      </w:divBdr>
    </w:div>
    <w:div w:id="185495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png"/><Relationship Id="rId18" Type="http://schemas.openxmlformats.org/officeDocument/2006/relationships/image" Target="media/image50.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20.pn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0.jpe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0.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E41275016441CFA4F403C8E99F0633"/>
        <w:category>
          <w:name w:val="General"/>
          <w:gallery w:val="placeholder"/>
        </w:category>
        <w:types>
          <w:type w:val="bbPlcHdr"/>
        </w:types>
        <w:behaviors>
          <w:behavior w:val="content"/>
        </w:behaviors>
        <w:guid w:val="{5F31F6BE-FFCA-42FC-B363-821999B9F167}"/>
      </w:docPartPr>
      <w:docPartBody>
        <w:p w:rsidR="007C4BF4" w:rsidRDefault="00367887" w:rsidP="00367887">
          <w:pPr>
            <w:pStyle w:val="35E41275016441CFA4F403C8E99F0633"/>
          </w:pPr>
          <w:r>
            <w:rPr>
              <w:color w:val="2E74B5" w:themeColor="accent1" w:themeShade="BF"/>
              <w:sz w:val="24"/>
              <w:szCs w:val="24"/>
            </w:rPr>
            <w:t>[Company name]</w:t>
          </w:r>
        </w:p>
      </w:docPartBody>
    </w:docPart>
    <w:docPart>
      <w:docPartPr>
        <w:name w:val="E2FE0C4BB6E24A2590FB34D752DCA319"/>
        <w:category>
          <w:name w:val="General"/>
          <w:gallery w:val="placeholder"/>
        </w:category>
        <w:types>
          <w:type w:val="bbPlcHdr"/>
        </w:types>
        <w:behaviors>
          <w:behavior w:val="content"/>
        </w:behaviors>
        <w:guid w:val="{3C4A909E-E06A-40AF-8F8E-DE73DC8E0069}"/>
      </w:docPartPr>
      <w:docPartBody>
        <w:p w:rsidR="007C4BF4" w:rsidRDefault="00367887" w:rsidP="00367887">
          <w:pPr>
            <w:pStyle w:val="E2FE0C4BB6E24A2590FB34D752DCA319"/>
          </w:pPr>
          <w:r>
            <w:rPr>
              <w:rFonts w:asciiTheme="majorHAnsi" w:eastAsiaTheme="majorEastAsia" w:hAnsiTheme="majorHAnsi" w:cstheme="majorBidi"/>
              <w:color w:val="5B9BD5" w:themeColor="accent1"/>
              <w:sz w:val="88"/>
              <w:szCs w:val="88"/>
            </w:rPr>
            <w:t>[Document title]</w:t>
          </w:r>
        </w:p>
      </w:docPartBody>
    </w:docPart>
    <w:docPart>
      <w:docPartPr>
        <w:name w:val="3C8A58B4924D4989B993CE0AB026B955"/>
        <w:category>
          <w:name w:val="General"/>
          <w:gallery w:val="placeholder"/>
        </w:category>
        <w:types>
          <w:type w:val="bbPlcHdr"/>
        </w:types>
        <w:behaviors>
          <w:behavior w:val="content"/>
        </w:behaviors>
        <w:guid w:val="{30F76385-BBA2-4591-9F04-9ABEB7A3B9A7}"/>
      </w:docPartPr>
      <w:docPartBody>
        <w:p w:rsidR="007C4BF4" w:rsidRDefault="00367887" w:rsidP="00367887">
          <w:pPr>
            <w:pStyle w:val="3C8A58B4924D4989B993CE0AB026B955"/>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887"/>
    <w:rsid w:val="00204F34"/>
    <w:rsid w:val="00367887"/>
    <w:rsid w:val="007C4BF4"/>
    <w:rsid w:val="00886E72"/>
    <w:rsid w:val="008D1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E41275016441CFA4F403C8E99F0633">
    <w:name w:val="35E41275016441CFA4F403C8E99F0633"/>
    <w:rsid w:val="00367887"/>
  </w:style>
  <w:style w:type="paragraph" w:customStyle="1" w:styleId="E2FE0C4BB6E24A2590FB34D752DCA319">
    <w:name w:val="E2FE0C4BB6E24A2590FB34D752DCA319"/>
    <w:rsid w:val="00367887"/>
  </w:style>
  <w:style w:type="paragraph" w:customStyle="1" w:styleId="3C8A58B4924D4989B993CE0AB026B955">
    <w:name w:val="3C8A58B4924D4989B993CE0AB026B955"/>
    <w:rsid w:val="00367887"/>
  </w:style>
  <w:style w:type="paragraph" w:customStyle="1" w:styleId="5158CEB4198E4355B24302BC480A66CE">
    <w:name w:val="5158CEB4198E4355B24302BC480A66CE"/>
    <w:rsid w:val="00367887"/>
  </w:style>
  <w:style w:type="paragraph" w:customStyle="1" w:styleId="5C8CB28A37CF48CF9B1C6A4BD6D90B56">
    <w:name w:val="5C8CB28A37CF48CF9B1C6A4BD6D90B56"/>
    <w:rsid w:val="00367887"/>
  </w:style>
  <w:style w:type="paragraph" w:customStyle="1" w:styleId="AAC652751ABC42FF94F470C8FA38DC53">
    <w:name w:val="AAC652751ABC42FF94F470C8FA38DC53"/>
    <w:rsid w:val="00367887"/>
  </w:style>
  <w:style w:type="paragraph" w:customStyle="1" w:styleId="2E0D68B48C1D464794ECEF4C82BD66F9">
    <w:name w:val="2E0D68B48C1D464794ECEF4C82BD66F9"/>
    <w:rsid w:val="00367887"/>
  </w:style>
  <w:style w:type="paragraph" w:customStyle="1" w:styleId="B77D6757A8604DE8AA9D245F1EEAB719">
    <w:name w:val="B77D6757A8604DE8AA9D245F1EEAB719"/>
    <w:rsid w:val="00367887"/>
  </w:style>
  <w:style w:type="paragraph" w:customStyle="1" w:styleId="C2E7624CF7794568A04F94902258CD06">
    <w:name w:val="C2E7624CF7794568A04F94902258CD06"/>
    <w:rsid w:val="00367887"/>
  </w:style>
  <w:style w:type="paragraph" w:customStyle="1" w:styleId="B32927EC7A644A4C8841AE7D694D74C0">
    <w:name w:val="B32927EC7A644A4C8841AE7D694D74C0"/>
    <w:rsid w:val="00367887"/>
  </w:style>
  <w:style w:type="paragraph" w:customStyle="1" w:styleId="1E35FD21CC5C4C448A5B16E6ED9A8BC4">
    <w:name w:val="1E35FD21CC5C4C448A5B16E6ED9A8BC4"/>
    <w:rsid w:val="00367887"/>
  </w:style>
  <w:style w:type="paragraph" w:customStyle="1" w:styleId="A258AE458EFA4E708F7E7069B4797E97">
    <w:name w:val="A258AE458EFA4E708F7E7069B4797E97"/>
    <w:rsid w:val="00367887"/>
  </w:style>
  <w:style w:type="paragraph" w:customStyle="1" w:styleId="70E296E6E9C34FC9BDBB985691E1F560">
    <w:name w:val="70E296E6E9C34FC9BDBB985691E1F560"/>
    <w:rsid w:val="00367887"/>
  </w:style>
  <w:style w:type="paragraph" w:customStyle="1" w:styleId="16A48E5B162041BDB0EDB366D3AEB578">
    <w:name w:val="16A48E5B162041BDB0EDB366D3AEB578"/>
    <w:rsid w:val="003678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7</Pages>
  <Words>532</Words>
  <Characters>3035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Design Document</vt:lpstr>
    </vt:vector>
  </TitlesOfParts>
  <Company>Pick-a-Path</Company>
  <LinksUpToDate>false</LinksUpToDate>
  <CharactersWithSpaces>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Olivia Langley, Lucia Ristea, James Erpenbeck, Logan Murphy</dc:subject>
  <dc:creator>Langley, Olivia</dc:creator>
  <cp:keywords/>
  <dc:description/>
  <cp:lastModifiedBy>Wittman, Barry</cp:lastModifiedBy>
  <cp:revision>50</cp:revision>
  <dcterms:created xsi:type="dcterms:W3CDTF">2019-02-12T15:24:00Z</dcterms:created>
  <dcterms:modified xsi:type="dcterms:W3CDTF">2019-02-22T22:17:00Z</dcterms:modified>
</cp:coreProperties>
</file>